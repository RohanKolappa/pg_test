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10170" w:type="dxa"/>
        <w:jc w:val="center"/>
        <w:tblCellMar>
          <w:top w:w="115" w:type="dxa"/>
          <w:left w:w="115" w:type="dxa"/>
          <w:bottom w:w="115" w:type="dxa"/>
          <w:right w:w="115" w:type="dxa"/>
        </w:tblCellMar>
        <w:tblLook w:val="04A0" w:firstRow="1" w:lastRow="0" w:firstColumn="1" w:lastColumn="0" w:noHBand="0" w:noVBand="1"/>
      </w:tblPr>
      <w:tblGrid>
        <w:gridCol w:w="10170"/>
      </w:tblGrid>
      <w:tr w:rsidR="00794631" w:rsidRPr="00941F41" w:rsidTr="00FA1BDD">
        <w:trPr>
          <w:trHeight w:val="4464"/>
          <w:jc w:val="center"/>
        </w:trPr>
        <w:tc>
          <w:tcPr>
            <w:tcW w:w="10170" w:type="dxa"/>
            <w:vAlign w:val="center"/>
          </w:tcPr>
          <w:p w:rsidR="00794631" w:rsidRPr="00CB1B2C" w:rsidRDefault="00794631" w:rsidP="00E3697E">
            <w:bookmarkStart w:id="0" w:name="_GoBack"/>
            <w:bookmarkEnd w:id="0"/>
          </w:p>
        </w:tc>
      </w:tr>
    </w:tbl>
    <w:p w:rsidR="00794631" w:rsidRDefault="00794631" w:rsidP="004650B5"/>
    <w:tbl>
      <w:tblPr>
        <w:tblW w:w="10113" w:type="dxa"/>
        <w:jc w:val="center"/>
        <w:tblInd w:w="-41" w:type="dxa"/>
        <w:tblCellMar>
          <w:top w:w="115" w:type="dxa"/>
          <w:left w:w="0" w:type="dxa"/>
          <w:bottom w:w="72" w:type="dxa"/>
          <w:right w:w="0" w:type="dxa"/>
        </w:tblCellMar>
        <w:tblLook w:val="04A0" w:firstRow="1" w:lastRow="0" w:firstColumn="1" w:lastColumn="0" w:noHBand="0" w:noVBand="1"/>
      </w:tblPr>
      <w:tblGrid>
        <w:gridCol w:w="2177"/>
        <w:gridCol w:w="7936"/>
      </w:tblGrid>
      <w:tr w:rsidR="000C4D43" w:rsidRPr="005B373C" w:rsidTr="000C4D43">
        <w:trPr>
          <w:jc w:val="center"/>
        </w:trPr>
        <w:tc>
          <w:tcPr>
            <w:tcW w:w="2177" w:type="dxa"/>
            <w:vAlign w:val="bottom"/>
          </w:tcPr>
          <w:p w:rsidR="000C4D43" w:rsidRPr="00125D74" w:rsidRDefault="000C4D43" w:rsidP="00125D74">
            <w:r>
              <w:rPr>
                <w:noProof/>
                <w:color w:val="38387F"/>
                <w:szCs w:val="24"/>
                <w:lang w:bidi="ar-SA"/>
              </w:rPr>
              <w:drawing>
                <wp:inline distT="0" distB="0" distL="0" distR="0" wp14:anchorId="419E2899" wp14:editId="6B884228">
                  <wp:extent cx="1219200" cy="1219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co_logo_small.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p>
        </w:tc>
        <w:tc>
          <w:tcPr>
            <w:tcW w:w="7936" w:type="dxa"/>
            <w:vAlign w:val="bottom"/>
          </w:tcPr>
          <w:p w:rsidR="000C4D43" w:rsidRDefault="00FB7CBA" w:rsidP="00677C89">
            <w:pPr>
              <w:pStyle w:val="ContentTextBold"/>
            </w:pPr>
            <w:r>
              <w:t>SDK</w:t>
            </w:r>
            <w:r w:rsidR="005B1CF5">
              <w:t xml:space="preserve"> </w:t>
            </w:r>
            <w:r w:rsidR="00960BB1">
              <w:t>Player</w:t>
            </w:r>
            <w:r w:rsidR="00211509">
              <w:t xml:space="preserve"> </w:t>
            </w:r>
            <w:r w:rsidR="00677C89">
              <w:t>API Guide</w:t>
            </w:r>
          </w:p>
          <w:p w:rsidR="00007763" w:rsidRDefault="001877F8" w:rsidP="00007763">
            <w:pPr>
              <w:rPr>
                <w:sz w:val="20"/>
                <w:szCs w:val="20"/>
              </w:rPr>
            </w:pPr>
            <w:r>
              <w:rPr>
                <w:sz w:val="20"/>
                <w:szCs w:val="20"/>
              </w:rPr>
              <w:t xml:space="preserve">September </w:t>
            </w:r>
            <w:r w:rsidR="00387F6E">
              <w:rPr>
                <w:sz w:val="20"/>
                <w:szCs w:val="20"/>
              </w:rPr>
              <w:t>22</w:t>
            </w:r>
            <w:del w:id="1" w:author="Zaun, James" w:date="2014-09-20T07:22:00Z">
              <w:r w:rsidDel="00387F6E">
                <w:rPr>
                  <w:sz w:val="20"/>
                  <w:szCs w:val="20"/>
                </w:rPr>
                <w:delText>4</w:delText>
              </w:r>
            </w:del>
            <w:r w:rsidR="00007763" w:rsidRPr="00007763">
              <w:rPr>
                <w:sz w:val="20"/>
                <w:szCs w:val="20"/>
              </w:rPr>
              <w:t>, 2014</w:t>
            </w:r>
          </w:p>
          <w:p w:rsidR="00F80FB3" w:rsidRPr="00007763" w:rsidRDefault="00964C2E" w:rsidP="00007763">
            <w:pPr>
              <w:rPr>
                <w:sz w:val="20"/>
                <w:szCs w:val="20"/>
              </w:rPr>
            </w:pPr>
            <w:r>
              <w:rPr>
                <w:sz w:val="20"/>
                <w:szCs w:val="20"/>
              </w:rPr>
              <w:t>Revision 4.2</w:t>
            </w:r>
          </w:p>
          <w:p w:rsidR="00007763" w:rsidRPr="00B15356" w:rsidRDefault="00007763" w:rsidP="00677C89">
            <w:pPr>
              <w:pStyle w:val="ContentTextBold"/>
            </w:pPr>
          </w:p>
        </w:tc>
      </w:tr>
    </w:tbl>
    <w:p w:rsidR="00AE5C4D" w:rsidRDefault="00AE5C4D" w:rsidP="004650B5"/>
    <w:p w:rsidR="00534685" w:rsidRDefault="00534685" w:rsidP="004650B5"/>
    <w:p w:rsidR="00B15356" w:rsidRPr="00B55C2D" w:rsidRDefault="00B15356" w:rsidP="004650B5"/>
    <w:p w:rsidR="00451000" w:rsidRPr="00B55C2D" w:rsidRDefault="00451000" w:rsidP="004650B5"/>
    <w:p w:rsidR="00451000" w:rsidRDefault="00451000" w:rsidP="004650B5">
      <w:pPr>
        <w:sectPr w:rsidR="00451000" w:rsidSect="004B3308">
          <w:headerReference w:type="default" r:id="rId10"/>
          <w:footerReference w:type="default" r:id="rId11"/>
          <w:footerReference w:type="first" r:id="rId12"/>
          <w:pgSz w:w="12240" w:h="15840" w:code="1"/>
          <w:pgMar w:top="1080" w:right="1080" w:bottom="1080" w:left="1080" w:header="720" w:footer="720" w:gutter="0"/>
          <w:cols w:space="720"/>
          <w:titlePg/>
          <w:docGrid w:linePitch="360"/>
        </w:sectPr>
      </w:pPr>
    </w:p>
    <w:bookmarkStart w:id="2" w:name="_Toc282703463" w:displacedByCustomXml="next"/>
    <w:bookmarkStart w:id="3" w:name="_Toc283037795" w:displacedByCustomXml="next"/>
    <w:bookmarkStart w:id="4" w:name="_Toc283195187" w:displacedByCustomXml="next"/>
    <w:bookmarkStart w:id="5" w:name="_Toc283392388" w:displacedByCustomXml="next"/>
    <w:bookmarkStart w:id="6" w:name="_Toc284844229" w:displacedByCustomXml="next"/>
    <w:sdt>
      <w:sdtPr>
        <w:rPr>
          <w:b w:val="0"/>
          <w:sz w:val="24"/>
          <w:szCs w:val="22"/>
          <w:lang w:bidi="en-US"/>
        </w:rPr>
        <w:id w:val="1798410717"/>
        <w:docPartObj>
          <w:docPartGallery w:val="Table of Contents"/>
          <w:docPartUnique/>
        </w:docPartObj>
      </w:sdtPr>
      <w:sdtEndPr>
        <w:rPr>
          <w:bCs/>
          <w:noProof/>
        </w:rPr>
      </w:sdtEndPr>
      <w:sdtContent>
        <w:p w:rsidR="0073387C" w:rsidRDefault="0073387C">
          <w:pPr>
            <w:pStyle w:val="TOCHeading"/>
          </w:pPr>
          <w:r>
            <w:t>Table of Contents</w:t>
          </w:r>
        </w:p>
        <w:p w:rsidR="00860C5E" w:rsidRDefault="0073387C">
          <w:pPr>
            <w:pStyle w:val="TOC1"/>
            <w:rPr>
              <w:rFonts w:asciiTheme="minorHAnsi" w:eastAsiaTheme="minorEastAsia" w:hAnsiTheme="minorHAnsi" w:cstheme="minorBidi"/>
              <w:b w:val="0"/>
              <w:color w:val="auto"/>
              <w:sz w:val="22"/>
              <w:lang w:bidi="ar-SA"/>
            </w:rPr>
          </w:pPr>
          <w:r>
            <w:fldChar w:fldCharType="begin"/>
          </w:r>
          <w:r>
            <w:instrText xml:space="preserve"> TOC \o "1-3" \h \z \u </w:instrText>
          </w:r>
          <w:r>
            <w:fldChar w:fldCharType="separate"/>
          </w:r>
          <w:hyperlink w:anchor="_Toc395521136" w:history="1">
            <w:r w:rsidR="00860C5E" w:rsidRPr="00313802">
              <w:rPr>
                <w:rStyle w:val="Hyperlink"/>
              </w:rPr>
              <w:t>Introduction</w:t>
            </w:r>
            <w:r w:rsidR="00860C5E">
              <w:rPr>
                <w:webHidden/>
              </w:rPr>
              <w:tab/>
            </w:r>
            <w:r w:rsidR="00860C5E">
              <w:rPr>
                <w:webHidden/>
              </w:rPr>
              <w:fldChar w:fldCharType="begin"/>
            </w:r>
            <w:r w:rsidR="00860C5E">
              <w:rPr>
                <w:webHidden/>
              </w:rPr>
              <w:instrText xml:space="preserve"> PAGEREF _Toc395521136 \h </w:instrText>
            </w:r>
            <w:r w:rsidR="00860C5E">
              <w:rPr>
                <w:webHidden/>
              </w:rPr>
            </w:r>
            <w:r w:rsidR="00860C5E">
              <w:rPr>
                <w:webHidden/>
              </w:rPr>
              <w:fldChar w:fldCharType="separate"/>
            </w:r>
            <w:r w:rsidR="00491663">
              <w:rPr>
                <w:webHidden/>
              </w:rPr>
              <w:t>3</w:t>
            </w:r>
            <w:r w:rsidR="00860C5E">
              <w:rPr>
                <w:webHidden/>
              </w:rPr>
              <w:fldChar w:fldCharType="end"/>
            </w:r>
          </w:hyperlink>
        </w:p>
        <w:p w:rsidR="00860C5E" w:rsidRDefault="00665A11">
          <w:pPr>
            <w:pStyle w:val="TOC1"/>
            <w:rPr>
              <w:rFonts w:asciiTheme="minorHAnsi" w:eastAsiaTheme="minorEastAsia" w:hAnsiTheme="minorHAnsi" w:cstheme="minorBidi"/>
              <w:b w:val="0"/>
              <w:color w:val="auto"/>
              <w:sz w:val="22"/>
              <w:lang w:bidi="ar-SA"/>
            </w:rPr>
          </w:pPr>
          <w:hyperlink w:anchor="_Toc395521137" w:history="1">
            <w:r w:rsidR="00860C5E" w:rsidRPr="00313802">
              <w:rPr>
                <w:rStyle w:val="Hyperlink"/>
              </w:rPr>
              <w:t>System Requirements</w:t>
            </w:r>
            <w:r w:rsidR="00860C5E">
              <w:rPr>
                <w:webHidden/>
              </w:rPr>
              <w:tab/>
            </w:r>
            <w:r w:rsidR="00860C5E">
              <w:rPr>
                <w:webHidden/>
              </w:rPr>
              <w:fldChar w:fldCharType="begin"/>
            </w:r>
            <w:r w:rsidR="00860C5E">
              <w:rPr>
                <w:webHidden/>
              </w:rPr>
              <w:instrText xml:space="preserve"> PAGEREF _Toc395521137 \h </w:instrText>
            </w:r>
            <w:r w:rsidR="00860C5E">
              <w:rPr>
                <w:webHidden/>
              </w:rPr>
            </w:r>
            <w:r w:rsidR="00860C5E">
              <w:rPr>
                <w:webHidden/>
              </w:rPr>
              <w:fldChar w:fldCharType="separate"/>
            </w:r>
            <w:r w:rsidR="00491663">
              <w:rPr>
                <w:webHidden/>
              </w:rPr>
              <w:t>3</w:t>
            </w:r>
            <w:r w:rsidR="00860C5E">
              <w:rPr>
                <w:webHidden/>
              </w:rPr>
              <w:fldChar w:fldCharType="end"/>
            </w:r>
          </w:hyperlink>
        </w:p>
        <w:p w:rsidR="00860C5E" w:rsidRDefault="00665A11">
          <w:pPr>
            <w:pStyle w:val="TOC1"/>
            <w:rPr>
              <w:rFonts w:asciiTheme="minorHAnsi" w:eastAsiaTheme="minorEastAsia" w:hAnsiTheme="minorHAnsi" w:cstheme="minorBidi"/>
              <w:b w:val="0"/>
              <w:color w:val="auto"/>
              <w:sz w:val="22"/>
              <w:lang w:bidi="ar-SA"/>
            </w:rPr>
          </w:pPr>
          <w:hyperlink w:anchor="_Toc395521138" w:history="1">
            <w:r w:rsidR="00860C5E" w:rsidRPr="00313802">
              <w:rPr>
                <w:rStyle w:val="Hyperlink"/>
              </w:rPr>
              <w:t>Conventions Used in This Document</w:t>
            </w:r>
            <w:r w:rsidR="00860C5E">
              <w:rPr>
                <w:webHidden/>
              </w:rPr>
              <w:tab/>
            </w:r>
            <w:r w:rsidR="00860C5E">
              <w:rPr>
                <w:webHidden/>
              </w:rPr>
              <w:fldChar w:fldCharType="begin"/>
            </w:r>
            <w:r w:rsidR="00860C5E">
              <w:rPr>
                <w:webHidden/>
              </w:rPr>
              <w:instrText xml:space="preserve"> PAGEREF _Toc395521138 \h </w:instrText>
            </w:r>
            <w:r w:rsidR="00860C5E">
              <w:rPr>
                <w:webHidden/>
              </w:rPr>
            </w:r>
            <w:r w:rsidR="00860C5E">
              <w:rPr>
                <w:webHidden/>
              </w:rPr>
              <w:fldChar w:fldCharType="separate"/>
            </w:r>
            <w:r w:rsidR="00491663">
              <w:rPr>
                <w:webHidden/>
              </w:rPr>
              <w:t>3</w:t>
            </w:r>
            <w:r w:rsidR="00860C5E">
              <w:rPr>
                <w:webHidden/>
              </w:rPr>
              <w:fldChar w:fldCharType="end"/>
            </w:r>
          </w:hyperlink>
        </w:p>
        <w:p w:rsidR="00860C5E" w:rsidRDefault="00665A11">
          <w:pPr>
            <w:pStyle w:val="TOC1"/>
            <w:rPr>
              <w:rFonts w:asciiTheme="minorHAnsi" w:eastAsiaTheme="minorEastAsia" w:hAnsiTheme="minorHAnsi" w:cstheme="minorBidi"/>
              <w:b w:val="0"/>
              <w:color w:val="auto"/>
              <w:sz w:val="22"/>
              <w:lang w:bidi="ar-SA"/>
            </w:rPr>
          </w:pPr>
          <w:hyperlink w:anchor="_Toc395521139" w:history="1">
            <w:r w:rsidR="00860C5E" w:rsidRPr="00313802">
              <w:rPr>
                <w:rStyle w:val="Hyperlink"/>
              </w:rPr>
              <w:t>Terminology</w:t>
            </w:r>
            <w:r w:rsidR="00860C5E">
              <w:rPr>
                <w:webHidden/>
              </w:rPr>
              <w:tab/>
            </w:r>
            <w:r w:rsidR="00860C5E">
              <w:rPr>
                <w:webHidden/>
              </w:rPr>
              <w:fldChar w:fldCharType="begin"/>
            </w:r>
            <w:r w:rsidR="00860C5E">
              <w:rPr>
                <w:webHidden/>
              </w:rPr>
              <w:instrText xml:space="preserve"> PAGEREF _Toc395521139 \h </w:instrText>
            </w:r>
            <w:r w:rsidR="00860C5E">
              <w:rPr>
                <w:webHidden/>
              </w:rPr>
            </w:r>
            <w:r w:rsidR="00860C5E">
              <w:rPr>
                <w:webHidden/>
              </w:rPr>
              <w:fldChar w:fldCharType="separate"/>
            </w:r>
            <w:r w:rsidR="00491663">
              <w:rPr>
                <w:webHidden/>
              </w:rPr>
              <w:t>3</w:t>
            </w:r>
            <w:r w:rsidR="00860C5E">
              <w:rPr>
                <w:webHidden/>
              </w:rPr>
              <w:fldChar w:fldCharType="end"/>
            </w:r>
          </w:hyperlink>
        </w:p>
        <w:p w:rsidR="00860C5E" w:rsidRDefault="00665A11">
          <w:pPr>
            <w:pStyle w:val="TOC1"/>
            <w:rPr>
              <w:rFonts w:asciiTheme="minorHAnsi" w:eastAsiaTheme="minorEastAsia" w:hAnsiTheme="minorHAnsi" w:cstheme="minorBidi"/>
              <w:b w:val="0"/>
              <w:color w:val="auto"/>
              <w:sz w:val="22"/>
              <w:lang w:bidi="ar-SA"/>
            </w:rPr>
          </w:pPr>
          <w:hyperlink w:anchor="_Toc395521140" w:history="1">
            <w:r w:rsidR="00860C5E" w:rsidRPr="00313802">
              <w:rPr>
                <w:rStyle w:val="Hyperlink"/>
              </w:rPr>
              <w:t>SDK Player Controls</w:t>
            </w:r>
            <w:r w:rsidR="00860C5E">
              <w:rPr>
                <w:webHidden/>
              </w:rPr>
              <w:tab/>
            </w:r>
            <w:r w:rsidR="00860C5E">
              <w:rPr>
                <w:webHidden/>
              </w:rPr>
              <w:fldChar w:fldCharType="begin"/>
            </w:r>
            <w:r w:rsidR="00860C5E">
              <w:rPr>
                <w:webHidden/>
              </w:rPr>
              <w:instrText xml:space="preserve"> PAGEREF _Toc395521140 \h </w:instrText>
            </w:r>
            <w:r w:rsidR="00860C5E">
              <w:rPr>
                <w:webHidden/>
              </w:rPr>
            </w:r>
            <w:r w:rsidR="00860C5E">
              <w:rPr>
                <w:webHidden/>
              </w:rPr>
              <w:fldChar w:fldCharType="separate"/>
            </w:r>
            <w:r w:rsidR="00491663">
              <w:rPr>
                <w:webHidden/>
              </w:rPr>
              <w:t>5</w:t>
            </w:r>
            <w:r w:rsidR="00860C5E">
              <w:rPr>
                <w:webHidden/>
              </w:rPr>
              <w:fldChar w:fldCharType="end"/>
            </w:r>
          </w:hyperlink>
        </w:p>
        <w:p w:rsidR="00860C5E" w:rsidRDefault="00665A11">
          <w:pPr>
            <w:pStyle w:val="TOC1"/>
            <w:rPr>
              <w:rFonts w:asciiTheme="minorHAnsi" w:eastAsiaTheme="minorEastAsia" w:hAnsiTheme="minorHAnsi" w:cstheme="minorBidi"/>
              <w:b w:val="0"/>
              <w:color w:val="auto"/>
              <w:sz w:val="22"/>
              <w:lang w:bidi="ar-SA"/>
            </w:rPr>
          </w:pPr>
          <w:hyperlink w:anchor="_Toc395521141" w:history="1">
            <w:r w:rsidR="00860C5E" w:rsidRPr="00313802">
              <w:rPr>
                <w:rStyle w:val="Hyperlink"/>
              </w:rPr>
              <w:t>Technical Limitations on iPad Media Playback</w:t>
            </w:r>
            <w:r w:rsidR="00860C5E">
              <w:rPr>
                <w:webHidden/>
              </w:rPr>
              <w:tab/>
            </w:r>
            <w:r w:rsidR="00860C5E">
              <w:rPr>
                <w:webHidden/>
              </w:rPr>
              <w:fldChar w:fldCharType="begin"/>
            </w:r>
            <w:r w:rsidR="00860C5E">
              <w:rPr>
                <w:webHidden/>
              </w:rPr>
              <w:instrText xml:space="preserve"> PAGEREF _Toc395521141 \h </w:instrText>
            </w:r>
            <w:r w:rsidR="00860C5E">
              <w:rPr>
                <w:webHidden/>
              </w:rPr>
            </w:r>
            <w:r w:rsidR="00860C5E">
              <w:rPr>
                <w:webHidden/>
              </w:rPr>
              <w:fldChar w:fldCharType="separate"/>
            </w:r>
            <w:r w:rsidR="00491663">
              <w:rPr>
                <w:webHidden/>
              </w:rPr>
              <w:t>7</w:t>
            </w:r>
            <w:r w:rsidR="00860C5E">
              <w:rPr>
                <w:webHidden/>
              </w:rPr>
              <w:fldChar w:fldCharType="end"/>
            </w:r>
          </w:hyperlink>
        </w:p>
        <w:p w:rsidR="00860C5E" w:rsidRDefault="00665A11">
          <w:pPr>
            <w:pStyle w:val="TOC1"/>
            <w:rPr>
              <w:rFonts w:asciiTheme="minorHAnsi" w:eastAsiaTheme="minorEastAsia" w:hAnsiTheme="minorHAnsi" w:cstheme="minorBidi"/>
              <w:b w:val="0"/>
              <w:color w:val="auto"/>
              <w:sz w:val="22"/>
              <w:lang w:bidi="ar-SA"/>
            </w:rPr>
          </w:pPr>
          <w:hyperlink w:anchor="_Toc395521142" w:history="1">
            <w:r w:rsidR="00860C5E" w:rsidRPr="00313802">
              <w:rPr>
                <w:rStyle w:val="Hyperlink"/>
              </w:rPr>
              <w:t>Installing and Using the Barco Player SDK</w:t>
            </w:r>
            <w:r w:rsidR="00860C5E">
              <w:rPr>
                <w:webHidden/>
              </w:rPr>
              <w:tab/>
            </w:r>
            <w:r w:rsidR="00860C5E">
              <w:rPr>
                <w:webHidden/>
              </w:rPr>
              <w:fldChar w:fldCharType="begin"/>
            </w:r>
            <w:r w:rsidR="00860C5E">
              <w:rPr>
                <w:webHidden/>
              </w:rPr>
              <w:instrText xml:space="preserve"> PAGEREF _Toc395521142 \h </w:instrText>
            </w:r>
            <w:r w:rsidR="00860C5E">
              <w:rPr>
                <w:webHidden/>
              </w:rPr>
            </w:r>
            <w:r w:rsidR="00860C5E">
              <w:rPr>
                <w:webHidden/>
              </w:rPr>
              <w:fldChar w:fldCharType="separate"/>
            </w:r>
            <w:r w:rsidR="00491663">
              <w:rPr>
                <w:webHidden/>
              </w:rPr>
              <w:t>8</w:t>
            </w:r>
            <w:r w:rsidR="00860C5E">
              <w:rPr>
                <w:webHidden/>
              </w:rPr>
              <w:fldChar w:fldCharType="end"/>
            </w:r>
          </w:hyperlink>
        </w:p>
        <w:p w:rsidR="00860C5E" w:rsidRDefault="00665A11">
          <w:pPr>
            <w:pStyle w:val="TOC1"/>
            <w:rPr>
              <w:rFonts w:asciiTheme="minorHAnsi" w:eastAsiaTheme="minorEastAsia" w:hAnsiTheme="minorHAnsi" w:cstheme="minorBidi"/>
              <w:b w:val="0"/>
              <w:color w:val="auto"/>
              <w:sz w:val="22"/>
              <w:lang w:bidi="ar-SA"/>
            </w:rPr>
          </w:pPr>
          <w:hyperlink w:anchor="_Toc395521143" w:history="1">
            <w:r w:rsidR="00860C5E" w:rsidRPr="00313802">
              <w:rPr>
                <w:rStyle w:val="Hyperlink"/>
              </w:rPr>
              <w:t>Simple Player without using the SDK API</w:t>
            </w:r>
            <w:r w:rsidR="00860C5E">
              <w:rPr>
                <w:webHidden/>
              </w:rPr>
              <w:tab/>
            </w:r>
            <w:r w:rsidR="00860C5E">
              <w:rPr>
                <w:webHidden/>
              </w:rPr>
              <w:fldChar w:fldCharType="begin"/>
            </w:r>
            <w:r w:rsidR="00860C5E">
              <w:rPr>
                <w:webHidden/>
              </w:rPr>
              <w:instrText xml:space="preserve"> PAGEREF _Toc395521143 \h </w:instrText>
            </w:r>
            <w:r w:rsidR="00860C5E">
              <w:rPr>
                <w:webHidden/>
              </w:rPr>
            </w:r>
            <w:r w:rsidR="00860C5E">
              <w:rPr>
                <w:webHidden/>
              </w:rPr>
              <w:fldChar w:fldCharType="separate"/>
            </w:r>
            <w:r w:rsidR="00491663">
              <w:rPr>
                <w:webHidden/>
              </w:rPr>
              <w:t>9</w:t>
            </w:r>
            <w:r w:rsidR="00860C5E">
              <w:rPr>
                <w:webHidden/>
              </w:rPr>
              <w:fldChar w:fldCharType="end"/>
            </w:r>
          </w:hyperlink>
        </w:p>
        <w:p w:rsidR="00860C5E" w:rsidRDefault="00665A11">
          <w:pPr>
            <w:pStyle w:val="TOC1"/>
            <w:rPr>
              <w:rFonts w:asciiTheme="minorHAnsi" w:eastAsiaTheme="minorEastAsia" w:hAnsiTheme="minorHAnsi" w:cstheme="minorBidi"/>
              <w:b w:val="0"/>
              <w:color w:val="auto"/>
              <w:sz w:val="22"/>
              <w:lang w:bidi="ar-SA"/>
            </w:rPr>
          </w:pPr>
          <w:hyperlink w:anchor="_Toc395521144" w:history="1">
            <w:r w:rsidR="00860C5E" w:rsidRPr="00313802">
              <w:rPr>
                <w:rStyle w:val="Hyperlink"/>
              </w:rPr>
              <w:t>Simple Player using the SDK API</w:t>
            </w:r>
            <w:r w:rsidR="00860C5E">
              <w:rPr>
                <w:webHidden/>
              </w:rPr>
              <w:tab/>
            </w:r>
            <w:r w:rsidR="00860C5E">
              <w:rPr>
                <w:webHidden/>
              </w:rPr>
              <w:fldChar w:fldCharType="begin"/>
            </w:r>
            <w:r w:rsidR="00860C5E">
              <w:rPr>
                <w:webHidden/>
              </w:rPr>
              <w:instrText xml:space="preserve"> PAGEREF _Toc395521144 \h </w:instrText>
            </w:r>
            <w:r w:rsidR="00860C5E">
              <w:rPr>
                <w:webHidden/>
              </w:rPr>
            </w:r>
            <w:r w:rsidR="00860C5E">
              <w:rPr>
                <w:webHidden/>
              </w:rPr>
              <w:fldChar w:fldCharType="separate"/>
            </w:r>
            <w:r w:rsidR="00491663">
              <w:rPr>
                <w:webHidden/>
              </w:rPr>
              <w:t>10</w:t>
            </w:r>
            <w:r w:rsidR="00860C5E">
              <w:rPr>
                <w:webHidden/>
              </w:rPr>
              <w:fldChar w:fldCharType="end"/>
            </w:r>
          </w:hyperlink>
        </w:p>
        <w:p w:rsidR="00860C5E" w:rsidRDefault="00665A11">
          <w:pPr>
            <w:pStyle w:val="TOC1"/>
            <w:rPr>
              <w:rFonts w:asciiTheme="minorHAnsi" w:eastAsiaTheme="minorEastAsia" w:hAnsiTheme="minorHAnsi" w:cstheme="minorBidi"/>
              <w:b w:val="0"/>
              <w:color w:val="auto"/>
              <w:sz w:val="22"/>
              <w:lang w:bidi="ar-SA"/>
            </w:rPr>
          </w:pPr>
          <w:hyperlink w:anchor="_Toc395521145" w:history="1">
            <w:r w:rsidR="00860C5E" w:rsidRPr="00313802">
              <w:rPr>
                <w:rStyle w:val="Hyperlink"/>
              </w:rPr>
              <w:t>SDK Player API</w:t>
            </w:r>
            <w:r w:rsidR="00860C5E">
              <w:rPr>
                <w:webHidden/>
              </w:rPr>
              <w:tab/>
            </w:r>
            <w:r w:rsidR="00860C5E">
              <w:rPr>
                <w:webHidden/>
              </w:rPr>
              <w:fldChar w:fldCharType="begin"/>
            </w:r>
            <w:r w:rsidR="00860C5E">
              <w:rPr>
                <w:webHidden/>
              </w:rPr>
              <w:instrText xml:space="preserve"> PAGEREF _Toc395521145 \h </w:instrText>
            </w:r>
            <w:r w:rsidR="00860C5E">
              <w:rPr>
                <w:webHidden/>
              </w:rPr>
            </w:r>
            <w:r w:rsidR="00860C5E">
              <w:rPr>
                <w:webHidden/>
              </w:rPr>
              <w:fldChar w:fldCharType="separate"/>
            </w:r>
            <w:r w:rsidR="00491663">
              <w:rPr>
                <w:webHidden/>
              </w:rPr>
              <w:t>11</w:t>
            </w:r>
            <w:r w:rsidR="00860C5E">
              <w:rPr>
                <w:webHidden/>
              </w:rPr>
              <w:fldChar w:fldCharType="end"/>
            </w:r>
          </w:hyperlink>
        </w:p>
        <w:p w:rsidR="00860C5E" w:rsidRDefault="00665A11">
          <w:pPr>
            <w:pStyle w:val="TOC1"/>
            <w:rPr>
              <w:rFonts w:asciiTheme="minorHAnsi" w:eastAsiaTheme="minorEastAsia" w:hAnsiTheme="minorHAnsi" w:cstheme="minorBidi"/>
              <w:b w:val="0"/>
              <w:color w:val="auto"/>
              <w:sz w:val="22"/>
              <w:lang w:bidi="ar-SA"/>
            </w:rPr>
          </w:pPr>
          <w:hyperlink w:anchor="_Toc395521146" w:history="1">
            <w:r w:rsidR="00860C5E" w:rsidRPr="00313802">
              <w:rPr>
                <w:rStyle w:val="Hyperlink"/>
              </w:rPr>
              <w:t>SDK Player Configuration</w:t>
            </w:r>
            <w:r w:rsidR="00860C5E">
              <w:rPr>
                <w:webHidden/>
              </w:rPr>
              <w:tab/>
            </w:r>
            <w:r w:rsidR="00860C5E">
              <w:rPr>
                <w:webHidden/>
              </w:rPr>
              <w:fldChar w:fldCharType="begin"/>
            </w:r>
            <w:r w:rsidR="00860C5E">
              <w:rPr>
                <w:webHidden/>
              </w:rPr>
              <w:instrText xml:space="preserve"> PAGEREF _Toc395521146 \h </w:instrText>
            </w:r>
            <w:r w:rsidR="00860C5E">
              <w:rPr>
                <w:webHidden/>
              </w:rPr>
            </w:r>
            <w:r w:rsidR="00860C5E">
              <w:rPr>
                <w:webHidden/>
              </w:rPr>
              <w:fldChar w:fldCharType="separate"/>
            </w:r>
            <w:r w:rsidR="00491663">
              <w:rPr>
                <w:webHidden/>
              </w:rPr>
              <w:t>13</w:t>
            </w:r>
            <w:r w:rsidR="00860C5E">
              <w:rPr>
                <w:webHidden/>
              </w:rPr>
              <w:fldChar w:fldCharType="end"/>
            </w:r>
          </w:hyperlink>
        </w:p>
        <w:p w:rsidR="00860C5E" w:rsidRDefault="00665A11">
          <w:pPr>
            <w:pStyle w:val="TOC1"/>
            <w:rPr>
              <w:rFonts w:asciiTheme="minorHAnsi" w:eastAsiaTheme="minorEastAsia" w:hAnsiTheme="minorHAnsi" w:cstheme="minorBidi"/>
              <w:b w:val="0"/>
              <w:color w:val="auto"/>
              <w:sz w:val="22"/>
              <w:lang w:bidi="ar-SA"/>
            </w:rPr>
          </w:pPr>
          <w:hyperlink w:anchor="_Toc395521147" w:history="1">
            <w:r w:rsidR="00860C5E" w:rsidRPr="00313802">
              <w:rPr>
                <w:rStyle w:val="Hyperlink"/>
              </w:rPr>
              <w:t>SDK Player Events</w:t>
            </w:r>
            <w:r w:rsidR="00860C5E">
              <w:rPr>
                <w:webHidden/>
              </w:rPr>
              <w:tab/>
            </w:r>
            <w:r w:rsidR="00860C5E">
              <w:rPr>
                <w:webHidden/>
              </w:rPr>
              <w:fldChar w:fldCharType="begin"/>
            </w:r>
            <w:r w:rsidR="00860C5E">
              <w:rPr>
                <w:webHidden/>
              </w:rPr>
              <w:instrText xml:space="preserve"> PAGEREF _Toc395521147 \h </w:instrText>
            </w:r>
            <w:r w:rsidR="00860C5E">
              <w:rPr>
                <w:webHidden/>
              </w:rPr>
            </w:r>
            <w:r w:rsidR="00860C5E">
              <w:rPr>
                <w:webHidden/>
              </w:rPr>
              <w:fldChar w:fldCharType="separate"/>
            </w:r>
            <w:r w:rsidR="00491663">
              <w:rPr>
                <w:webHidden/>
              </w:rPr>
              <w:t>16</w:t>
            </w:r>
            <w:r w:rsidR="00860C5E">
              <w:rPr>
                <w:webHidden/>
              </w:rPr>
              <w:fldChar w:fldCharType="end"/>
            </w:r>
          </w:hyperlink>
        </w:p>
        <w:p w:rsidR="00860C5E" w:rsidRDefault="00665A11">
          <w:pPr>
            <w:pStyle w:val="TOC1"/>
            <w:rPr>
              <w:rFonts w:asciiTheme="minorHAnsi" w:eastAsiaTheme="minorEastAsia" w:hAnsiTheme="minorHAnsi" w:cstheme="minorBidi"/>
              <w:b w:val="0"/>
              <w:color w:val="auto"/>
              <w:sz w:val="22"/>
              <w:lang w:bidi="ar-SA"/>
            </w:rPr>
          </w:pPr>
          <w:hyperlink w:anchor="_Toc395521148" w:history="1">
            <w:r w:rsidR="00860C5E" w:rsidRPr="00313802">
              <w:rPr>
                <w:rStyle w:val="Hyperlink"/>
              </w:rPr>
              <w:t>Control Bar Skinning API</w:t>
            </w:r>
            <w:r w:rsidR="00860C5E">
              <w:rPr>
                <w:webHidden/>
              </w:rPr>
              <w:tab/>
            </w:r>
            <w:r w:rsidR="00860C5E">
              <w:rPr>
                <w:webHidden/>
              </w:rPr>
              <w:fldChar w:fldCharType="begin"/>
            </w:r>
            <w:r w:rsidR="00860C5E">
              <w:rPr>
                <w:webHidden/>
              </w:rPr>
              <w:instrText xml:space="preserve"> PAGEREF _Toc395521148 \h </w:instrText>
            </w:r>
            <w:r w:rsidR="00860C5E">
              <w:rPr>
                <w:webHidden/>
              </w:rPr>
            </w:r>
            <w:r w:rsidR="00860C5E">
              <w:rPr>
                <w:webHidden/>
              </w:rPr>
              <w:fldChar w:fldCharType="separate"/>
            </w:r>
            <w:r w:rsidR="00491663">
              <w:rPr>
                <w:webHidden/>
              </w:rPr>
              <w:t>17</w:t>
            </w:r>
            <w:r w:rsidR="00860C5E">
              <w:rPr>
                <w:webHidden/>
              </w:rPr>
              <w:fldChar w:fldCharType="end"/>
            </w:r>
          </w:hyperlink>
        </w:p>
        <w:p w:rsidR="00860C5E" w:rsidRDefault="001877F8">
          <w:pPr>
            <w:pStyle w:val="TOC1"/>
            <w:rPr>
              <w:rFonts w:asciiTheme="minorHAnsi" w:eastAsiaTheme="minorEastAsia" w:hAnsiTheme="minorHAnsi" w:cstheme="minorBidi"/>
              <w:b w:val="0"/>
              <w:color w:val="auto"/>
              <w:sz w:val="22"/>
              <w:lang w:bidi="ar-SA"/>
            </w:rPr>
          </w:pPr>
          <w:hyperlink w:anchor="_Toc395521149" w:history="1">
            <w:r w:rsidR="00860C5E" w:rsidRPr="00313802">
              <w:rPr>
                <w:rStyle w:val="Hyperlink"/>
              </w:rPr>
              <w:t>Troubleshooting</w:t>
            </w:r>
            <w:r w:rsidR="00860C5E">
              <w:rPr>
                <w:webHidden/>
              </w:rPr>
              <w:tab/>
            </w:r>
            <w:r w:rsidR="00860C5E">
              <w:rPr>
                <w:webHidden/>
              </w:rPr>
              <w:fldChar w:fldCharType="begin"/>
            </w:r>
            <w:r w:rsidR="00860C5E">
              <w:rPr>
                <w:webHidden/>
              </w:rPr>
              <w:instrText xml:space="preserve"> PAGEREF _Toc395521149 \h </w:instrText>
            </w:r>
            <w:r w:rsidR="00860C5E">
              <w:rPr>
                <w:webHidden/>
              </w:rPr>
            </w:r>
            <w:r w:rsidR="00860C5E">
              <w:rPr>
                <w:webHidden/>
              </w:rPr>
              <w:fldChar w:fldCharType="separate"/>
            </w:r>
            <w:r w:rsidR="00491663">
              <w:rPr>
                <w:webHidden/>
              </w:rPr>
              <w:t>22</w:t>
            </w:r>
            <w:r w:rsidR="00860C5E">
              <w:rPr>
                <w:webHidden/>
              </w:rPr>
              <w:fldChar w:fldCharType="end"/>
            </w:r>
          </w:hyperlink>
        </w:p>
        <w:p w:rsidR="00860C5E" w:rsidRDefault="001877F8">
          <w:pPr>
            <w:pStyle w:val="TOC1"/>
            <w:rPr>
              <w:rFonts w:asciiTheme="minorHAnsi" w:eastAsiaTheme="minorEastAsia" w:hAnsiTheme="minorHAnsi" w:cstheme="minorBidi"/>
              <w:b w:val="0"/>
              <w:color w:val="auto"/>
              <w:sz w:val="22"/>
              <w:lang w:bidi="ar-SA"/>
            </w:rPr>
          </w:pPr>
          <w:hyperlink w:anchor="_Toc395521150" w:history="1">
            <w:r w:rsidR="00860C5E" w:rsidRPr="00313802">
              <w:rPr>
                <w:rStyle w:val="Hyperlink"/>
              </w:rPr>
              <w:t>SDK Player Architecture Overview</w:t>
            </w:r>
            <w:r w:rsidR="00860C5E">
              <w:rPr>
                <w:webHidden/>
              </w:rPr>
              <w:tab/>
            </w:r>
            <w:r w:rsidR="00860C5E">
              <w:rPr>
                <w:webHidden/>
              </w:rPr>
              <w:fldChar w:fldCharType="begin"/>
            </w:r>
            <w:r w:rsidR="00860C5E">
              <w:rPr>
                <w:webHidden/>
              </w:rPr>
              <w:instrText xml:space="preserve"> PAGEREF _Toc395521150 \h </w:instrText>
            </w:r>
            <w:r w:rsidR="00860C5E">
              <w:rPr>
                <w:webHidden/>
              </w:rPr>
            </w:r>
            <w:r w:rsidR="00860C5E">
              <w:rPr>
                <w:webHidden/>
              </w:rPr>
              <w:fldChar w:fldCharType="separate"/>
            </w:r>
            <w:r w:rsidR="00491663">
              <w:rPr>
                <w:webHidden/>
              </w:rPr>
              <w:t>23</w:t>
            </w:r>
            <w:r w:rsidR="00860C5E">
              <w:rPr>
                <w:webHidden/>
              </w:rPr>
              <w:fldChar w:fldCharType="end"/>
            </w:r>
          </w:hyperlink>
        </w:p>
        <w:p w:rsidR="0073387C" w:rsidRDefault="0073387C">
          <w:r>
            <w:rPr>
              <w:b/>
              <w:bCs/>
              <w:noProof/>
            </w:rPr>
            <w:fldChar w:fldCharType="end"/>
          </w:r>
        </w:p>
      </w:sdtContent>
    </w:sdt>
    <w:bookmarkEnd w:id="6"/>
    <w:bookmarkEnd w:id="5"/>
    <w:bookmarkEnd w:id="4"/>
    <w:bookmarkEnd w:id="3"/>
    <w:bookmarkEnd w:id="2"/>
    <w:p w:rsidR="000A250F" w:rsidRPr="00346EC3" w:rsidRDefault="000A250F" w:rsidP="000A250F"/>
    <w:p w:rsidR="000A250F" w:rsidRDefault="000A250F" w:rsidP="000A250F">
      <w:pPr>
        <w:sectPr w:rsidR="000A250F" w:rsidSect="003A5C84">
          <w:headerReference w:type="default" r:id="rId13"/>
          <w:footerReference w:type="default" r:id="rId14"/>
          <w:pgSz w:w="12240" w:h="15840" w:code="1"/>
          <w:pgMar w:top="1080" w:right="1080" w:bottom="1080" w:left="1080" w:header="720" w:footer="720" w:gutter="0"/>
          <w:cols w:space="720"/>
          <w:docGrid w:linePitch="360"/>
        </w:sectPr>
      </w:pPr>
    </w:p>
    <w:p w:rsidR="00D0381D" w:rsidRPr="00B152FE" w:rsidRDefault="009918E3" w:rsidP="00B152FE">
      <w:pPr>
        <w:pStyle w:val="Heading1"/>
      </w:pPr>
      <w:bookmarkStart w:id="7" w:name="_Toc395521136"/>
      <w:bookmarkStart w:id="8" w:name="_Toc333826815"/>
      <w:r w:rsidRPr="00B152FE">
        <w:lastRenderedPageBreak/>
        <w:t>Introduction</w:t>
      </w:r>
      <w:bookmarkEnd w:id="7"/>
    </w:p>
    <w:p w:rsidR="00A867BE" w:rsidRDefault="00211509" w:rsidP="00211509">
      <w:r>
        <w:t xml:space="preserve">This guide explains how to integrate the Barco </w:t>
      </w:r>
      <w:r w:rsidR="00097751">
        <w:t xml:space="preserve">Media Player into </w:t>
      </w:r>
      <w:r w:rsidR="00DB48CA">
        <w:t>a</w:t>
      </w:r>
      <w:r w:rsidR="00492E5A">
        <w:t>n HTML</w:t>
      </w:r>
      <w:r w:rsidR="00DB48CA">
        <w:t xml:space="preserve"> </w:t>
      </w:r>
      <w:r w:rsidR="00E6412B">
        <w:t>w</w:t>
      </w:r>
      <w:r w:rsidR="00DB48CA">
        <w:t>ebpage</w:t>
      </w:r>
      <w:r w:rsidR="00982156">
        <w:t>.</w:t>
      </w:r>
      <w:r w:rsidR="00051D3F">
        <w:t xml:space="preserve"> </w:t>
      </w:r>
      <w:r w:rsidR="00823C12" w:rsidRPr="00823C12">
        <w:t>P</w:t>
      </w:r>
      <w:r w:rsidR="00051D3F" w:rsidRPr="00823C12">
        <w:t xml:space="preserve">layer operation details are </w:t>
      </w:r>
      <w:r w:rsidR="00823C12" w:rsidRPr="00823C12">
        <w:t>explained</w:t>
      </w:r>
      <w:r w:rsidR="00051D3F" w:rsidRPr="00823C12">
        <w:t xml:space="preserve"> in the</w:t>
      </w:r>
      <w:r w:rsidR="00051D3F" w:rsidRPr="00051D3F">
        <w:rPr>
          <w:color w:val="FF0000"/>
        </w:rPr>
        <w:t xml:space="preserve"> </w:t>
      </w:r>
      <w:r w:rsidR="00051D3F">
        <w:rPr>
          <w:i/>
          <w:color w:val="FF0000"/>
        </w:rPr>
        <w:t>Collaboration</w:t>
      </w:r>
      <w:r w:rsidR="00823C12">
        <w:rPr>
          <w:i/>
          <w:color w:val="FF0000"/>
        </w:rPr>
        <w:t xml:space="preserve"> Client User</w:t>
      </w:r>
      <w:r w:rsidR="00051D3F" w:rsidRPr="00051D3F">
        <w:rPr>
          <w:i/>
          <w:color w:val="FF0000"/>
        </w:rPr>
        <w:t xml:space="preserve"> Guide</w:t>
      </w:r>
      <w:r w:rsidR="00051D3F" w:rsidRPr="00823C12">
        <w:t>.</w:t>
      </w:r>
    </w:p>
    <w:p w:rsidR="00A95CE5" w:rsidRDefault="00A95CE5" w:rsidP="00211509"/>
    <w:p w:rsidR="00E6412B" w:rsidRDefault="00E6412B" w:rsidP="00EF3CDE">
      <w:pPr>
        <w:pStyle w:val="ContentTextBold"/>
      </w:pPr>
      <w:r>
        <w:t>Assumptions</w:t>
      </w:r>
    </w:p>
    <w:p w:rsidR="00334942" w:rsidRDefault="00FB7CBA" w:rsidP="00334942">
      <w:r>
        <w:t xml:space="preserve">This document assumes you know how to obtained </w:t>
      </w:r>
      <w:proofErr w:type="spellStart"/>
      <w:r w:rsidRPr="004E395A">
        <w:rPr>
          <w:i/>
        </w:rPr>
        <w:t>mediaURL</w:t>
      </w:r>
      <w:r>
        <w:t>s</w:t>
      </w:r>
      <w:proofErr w:type="spellEnd"/>
      <w:r w:rsidR="00823C12">
        <w:t xml:space="preserve"> and supply login credentials via the REST API</w:t>
      </w:r>
      <w:r>
        <w:t>. See</w:t>
      </w:r>
      <w:r w:rsidR="00982156">
        <w:t xml:space="preserve"> the</w:t>
      </w:r>
      <w:r>
        <w:t xml:space="preserve"> </w:t>
      </w:r>
      <w:r w:rsidR="008319B8" w:rsidRPr="008319B8">
        <w:rPr>
          <w:i/>
        </w:rPr>
        <w:t>REST JSON Format API</w:t>
      </w:r>
      <w:r w:rsidR="008319B8">
        <w:rPr>
          <w:i/>
        </w:rPr>
        <w:t xml:space="preserve"> </w:t>
      </w:r>
      <w:r w:rsidR="00982156" w:rsidRPr="00982156">
        <w:t xml:space="preserve">(API-BARCO-Rest-JSON.pdf) </w:t>
      </w:r>
      <w:r w:rsidR="008319B8">
        <w:t>for details</w:t>
      </w:r>
      <w:r w:rsidR="000B295D">
        <w:t>.</w:t>
      </w:r>
      <w:r w:rsidR="008319B8">
        <w:t xml:space="preserve"> Knowledge of jQuery is also beneficial but not required.</w:t>
      </w:r>
    </w:p>
    <w:p w:rsidR="00097751" w:rsidRDefault="00097751" w:rsidP="00211509"/>
    <w:p w:rsidR="00FB7CBA" w:rsidRPr="00B152FE" w:rsidRDefault="00FB7CBA" w:rsidP="00B152FE">
      <w:pPr>
        <w:pStyle w:val="Heading1"/>
      </w:pPr>
      <w:bookmarkStart w:id="9" w:name="_Toc395521137"/>
      <w:r w:rsidRPr="00B152FE">
        <w:t>System Requirements</w:t>
      </w:r>
      <w:bookmarkEnd w:id="9"/>
    </w:p>
    <w:p w:rsidR="00FB7CBA" w:rsidRDefault="00C97C4E" w:rsidP="00FB7CBA">
      <w:r>
        <w:t>This SDK player has been verified to be compatible with</w:t>
      </w:r>
      <w:r w:rsidR="00FB7CBA">
        <w:t xml:space="preserve"> these platforms.</w:t>
      </w:r>
    </w:p>
    <w:p w:rsidR="00982156" w:rsidRDefault="00982156" w:rsidP="00982156">
      <w:pPr>
        <w:pStyle w:val="ListParagraph"/>
        <w:numPr>
          <w:ilvl w:val="0"/>
          <w:numId w:val="33"/>
        </w:numPr>
      </w:pPr>
      <w:r>
        <w:t>Windows 7</w:t>
      </w:r>
      <w:r w:rsidR="001048CC">
        <w:t xml:space="preserve"> with these</w:t>
      </w:r>
      <w:r>
        <w:t xml:space="preserve"> </w:t>
      </w:r>
      <w:r w:rsidR="001048CC">
        <w:t>w</w:t>
      </w:r>
      <w:r>
        <w:t xml:space="preserve">eb </w:t>
      </w:r>
      <w:r w:rsidR="001048CC">
        <w:t>b</w:t>
      </w:r>
      <w:r>
        <w:t>rowsers</w:t>
      </w:r>
    </w:p>
    <w:p w:rsidR="00982156" w:rsidRDefault="00982156" w:rsidP="00982156">
      <w:pPr>
        <w:pStyle w:val="ListParagraph"/>
        <w:numPr>
          <w:ilvl w:val="1"/>
          <w:numId w:val="33"/>
        </w:numPr>
      </w:pPr>
      <w:r>
        <w:t xml:space="preserve">Microsoft Internet Explorer </w:t>
      </w:r>
      <w:r w:rsidR="00EB31E3">
        <w:t>editions 9</w:t>
      </w:r>
      <w:r w:rsidR="00A44FB2">
        <w:t>–</w:t>
      </w:r>
      <w:r w:rsidR="00EB31E3">
        <w:t>11</w:t>
      </w:r>
    </w:p>
    <w:p w:rsidR="00982156" w:rsidRDefault="001048CC" w:rsidP="00982156">
      <w:pPr>
        <w:pStyle w:val="ListParagraph"/>
        <w:numPr>
          <w:ilvl w:val="2"/>
          <w:numId w:val="33"/>
        </w:numPr>
      </w:pPr>
      <w:r>
        <w:t>w</w:t>
      </w:r>
      <w:r w:rsidR="007B6B6E">
        <w:t>ith Flash Player Add-on 11</w:t>
      </w:r>
      <w:r w:rsidR="00982156">
        <w:t xml:space="preserve"> or later</w:t>
      </w:r>
    </w:p>
    <w:p w:rsidR="00982156" w:rsidRDefault="00982156" w:rsidP="00982156">
      <w:pPr>
        <w:pStyle w:val="ListParagraph"/>
        <w:numPr>
          <w:ilvl w:val="1"/>
          <w:numId w:val="33"/>
        </w:numPr>
      </w:pPr>
      <w:r>
        <w:t>Google Chrome version 24 or later</w:t>
      </w:r>
    </w:p>
    <w:p w:rsidR="00982156" w:rsidRDefault="001048CC" w:rsidP="001048CC">
      <w:pPr>
        <w:pStyle w:val="ListParagraph"/>
        <w:numPr>
          <w:ilvl w:val="2"/>
          <w:numId w:val="33"/>
        </w:numPr>
      </w:pPr>
      <w:r>
        <w:t>w</w:t>
      </w:r>
      <w:r w:rsidR="00982156">
        <w:t>ith Flash Player plug-in 11 or later</w:t>
      </w:r>
    </w:p>
    <w:p w:rsidR="00EB31E3" w:rsidRDefault="00EB31E3" w:rsidP="00EB31E3">
      <w:pPr>
        <w:pStyle w:val="ListParagraph"/>
        <w:numPr>
          <w:ilvl w:val="1"/>
          <w:numId w:val="33"/>
        </w:numPr>
      </w:pPr>
      <w:r>
        <w:t xml:space="preserve">Mozilla Firefox version </w:t>
      </w:r>
      <w:r w:rsidR="00387F6E" w:rsidRPr="00387F6E">
        <w:t>30</w:t>
      </w:r>
      <w:r w:rsidRPr="00387F6E">
        <w:t xml:space="preserve"> </w:t>
      </w:r>
      <w:r>
        <w:t>or later</w:t>
      </w:r>
    </w:p>
    <w:p w:rsidR="00EB31E3" w:rsidRDefault="00EB31E3" w:rsidP="00EB31E3">
      <w:pPr>
        <w:pStyle w:val="ListParagraph"/>
        <w:numPr>
          <w:ilvl w:val="2"/>
          <w:numId w:val="33"/>
        </w:numPr>
      </w:pPr>
      <w:r>
        <w:t>with Flash Player plug-in 11 or later</w:t>
      </w:r>
    </w:p>
    <w:p w:rsidR="00982156" w:rsidRDefault="00982156" w:rsidP="001048CC">
      <w:pPr>
        <w:pStyle w:val="ListParagraph"/>
        <w:numPr>
          <w:ilvl w:val="0"/>
          <w:numId w:val="33"/>
        </w:numPr>
      </w:pPr>
      <w:r>
        <w:t>iOS 7</w:t>
      </w:r>
      <w:r w:rsidR="001048CC">
        <w:t xml:space="preserve"> with this</w:t>
      </w:r>
      <w:r>
        <w:t xml:space="preserve"> </w:t>
      </w:r>
      <w:r w:rsidR="001048CC">
        <w:t>w</w:t>
      </w:r>
      <w:r>
        <w:t xml:space="preserve">eb </w:t>
      </w:r>
      <w:r w:rsidR="001048CC">
        <w:t>b</w:t>
      </w:r>
      <w:r w:rsidR="007F78C1">
        <w:t>rowser</w:t>
      </w:r>
    </w:p>
    <w:p w:rsidR="00982156" w:rsidRDefault="00982156" w:rsidP="001048CC">
      <w:pPr>
        <w:pStyle w:val="ListParagraph"/>
        <w:numPr>
          <w:ilvl w:val="1"/>
          <w:numId w:val="33"/>
        </w:numPr>
      </w:pPr>
      <w:r>
        <w:t>Mobile Safari 7</w:t>
      </w:r>
    </w:p>
    <w:p w:rsidR="00761346" w:rsidRDefault="00761346" w:rsidP="00761346">
      <w:pPr>
        <w:pStyle w:val="ListParagraph"/>
      </w:pPr>
    </w:p>
    <w:p w:rsidR="00075067" w:rsidRPr="00B152FE" w:rsidRDefault="0032330C" w:rsidP="00B152FE">
      <w:pPr>
        <w:pStyle w:val="Heading1"/>
      </w:pPr>
      <w:bookmarkStart w:id="10" w:name="_Toc395521138"/>
      <w:r>
        <w:t>Conventions Used in This D</w:t>
      </w:r>
      <w:r w:rsidR="00075067" w:rsidRPr="00B152FE">
        <w:t>ocument</w:t>
      </w:r>
      <w:bookmarkEnd w:id="10"/>
    </w:p>
    <w:p w:rsidR="00075067" w:rsidRDefault="00075067" w:rsidP="00D56EE6">
      <w:r>
        <w:t xml:space="preserve">Source code is shown in </w:t>
      </w:r>
      <w:r w:rsidRPr="00075067">
        <w:rPr>
          <w:rFonts w:ascii="Courier New" w:hAnsi="Courier New" w:cs="Courier New"/>
        </w:rPr>
        <w:t xml:space="preserve">this </w:t>
      </w:r>
      <w:r w:rsidR="0086486B">
        <w:rPr>
          <w:rFonts w:ascii="Courier New" w:hAnsi="Courier New" w:cs="Courier New"/>
        </w:rPr>
        <w:t xml:space="preserve">fixed-width </w:t>
      </w:r>
      <w:r w:rsidRPr="00075067">
        <w:rPr>
          <w:rFonts w:ascii="Courier New" w:hAnsi="Courier New" w:cs="Courier New"/>
        </w:rPr>
        <w:t>font</w:t>
      </w:r>
      <w:r>
        <w:t xml:space="preserve">. Parameters </w:t>
      </w:r>
      <w:r w:rsidR="00E80B8C">
        <w:t xml:space="preserve">and metadata within code snippets </w:t>
      </w:r>
      <w:r>
        <w:t xml:space="preserve">are shown in </w:t>
      </w:r>
      <w:r w:rsidRPr="00075067">
        <w:rPr>
          <w:i/>
        </w:rPr>
        <w:t>this font</w:t>
      </w:r>
      <w:r w:rsidR="00E80B8C">
        <w:t>. Optional parameters</w:t>
      </w:r>
      <w:r>
        <w:t xml:space="preserve"> are shown enclosed by </w:t>
      </w:r>
      <w:r w:rsidR="0086486B">
        <w:t>[</w:t>
      </w:r>
      <w:r w:rsidR="0086486B" w:rsidRPr="0086486B">
        <w:rPr>
          <w:i/>
        </w:rPr>
        <w:t>square brackets</w:t>
      </w:r>
      <w:r w:rsidR="0086486B">
        <w:t>].</w:t>
      </w:r>
      <w:r w:rsidR="00F153A2">
        <w:t xml:space="preserve"> </w:t>
      </w:r>
    </w:p>
    <w:p w:rsidR="00817D18" w:rsidRDefault="00817D18" w:rsidP="00D56EE6"/>
    <w:p w:rsidR="00D56EE6" w:rsidRDefault="00D56EE6" w:rsidP="00B152FE">
      <w:pPr>
        <w:pStyle w:val="Heading1"/>
      </w:pPr>
      <w:bookmarkStart w:id="11" w:name="_Toc395521139"/>
      <w:r w:rsidRPr="00B152FE">
        <w:t>Terminology</w:t>
      </w:r>
      <w:bookmarkEnd w:id="11"/>
    </w:p>
    <w:p w:rsidR="003C15AD" w:rsidRDefault="003C15AD" w:rsidP="003C15AD">
      <w:r>
        <w:rPr>
          <w:b/>
        </w:rPr>
        <w:t>Cut list</w:t>
      </w:r>
      <w:r>
        <w:t>: A feature that allows the user to cut and trim recorded videos down to a more concise video presentation</w:t>
      </w:r>
      <w:r w:rsidR="00051D3F">
        <w:t>.</w:t>
      </w:r>
    </w:p>
    <w:p w:rsidR="00106EFB" w:rsidRDefault="00106EFB" w:rsidP="00106EFB">
      <w:r w:rsidRPr="00ED415A">
        <w:rPr>
          <w:b/>
        </w:rPr>
        <w:lastRenderedPageBreak/>
        <w:t>Flash Player</w:t>
      </w:r>
      <w:r w:rsidR="004D6ED5">
        <w:t>: A</w:t>
      </w:r>
      <w:r>
        <w:t xml:space="preserve"> </w:t>
      </w:r>
      <w:r w:rsidR="00965BC6">
        <w:t>lower-level</w:t>
      </w:r>
      <w:r w:rsidR="004D6ED5">
        <w:t>, widely popular,</w:t>
      </w:r>
      <w:r w:rsidR="00965BC6">
        <w:t xml:space="preserve"> </w:t>
      </w:r>
      <w:r>
        <w:t xml:space="preserve">add-on or plug-in </w:t>
      </w:r>
      <w:r w:rsidR="004D6ED5">
        <w:t>for web browsers provided from Adobe Systems which can play</w:t>
      </w:r>
      <w:r>
        <w:t xml:space="preserve"> videos </w:t>
      </w:r>
      <w:r w:rsidR="004D6ED5">
        <w:t>from</w:t>
      </w:r>
      <w:r w:rsidR="00965BC6">
        <w:t xml:space="preserve"> dynamically loaded custom </w:t>
      </w:r>
      <w:r>
        <w:t xml:space="preserve">Flash modules. Barco supplies such a </w:t>
      </w:r>
      <w:r w:rsidR="00965BC6">
        <w:t>custom module with this SDK Player which</w:t>
      </w:r>
      <w:r>
        <w:t xml:space="preserve"> play</w:t>
      </w:r>
      <w:r w:rsidR="00965BC6">
        <w:t>s</w:t>
      </w:r>
      <w:r>
        <w:t xml:space="preserve"> HLS videos.</w:t>
      </w:r>
    </w:p>
    <w:p w:rsidR="00106EFB" w:rsidRDefault="00106EFB" w:rsidP="00106EFB">
      <w:r w:rsidRPr="001048CC">
        <w:rPr>
          <w:b/>
        </w:rPr>
        <w:t>HLS</w:t>
      </w:r>
      <w:r>
        <w:t xml:space="preserve">: Apple’s </w:t>
      </w:r>
      <w:r w:rsidRPr="001048CC">
        <w:rPr>
          <w:i/>
        </w:rPr>
        <w:t>HTTP Live Streaming</w:t>
      </w:r>
      <w:r>
        <w:t xml:space="preserve"> video format. There are both Flash and HTML5 players capable of playing this format on most desktop browsers and Apple iOS devices such as the iPad. The SDK Player automatically chooses the best player for the task. Because HLS is delivered via standard HTTP, it can be delivered across the greater Internet.</w:t>
      </w:r>
      <w:r w:rsidR="004D17AE">
        <w:t xml:space="preserve"> However, HLS pays the penalty of longer latency and lack of synchronization compared to RTP and V2D.</w:t>
      </w:r>
    </w:p>
    <w:p w:rsidR="004D17AE" w:rsidRDefault="004D17AE" w:rsidP="004D17AE">
      <w:r w:rsidRPr="00ED415A">
        <w:rPr>
          <w:b/>
        </w:rPr>
        <w:t>HTML5 video</w:t>
      </w:r>
      <w:r>
        <w:rPr>
          <w:b/>
        </w:rPr>
        <w:t xml:space="preserve"> player</w:t>
      </w:r>
      <w:r>
        <w:t xml:space="preserve">: A </w:t>
      </w:r>
      <w:r w:rsidR="00965BC6">
        <w:t xml:space="preserve">lower-level </w:t>
      </w:r>
      <w:r>
        <w:t xml:space="preserve">video player built into most HTML5 web browsers. The SDK Player presently uses this built-in web browser player to play HLS videos on </w:t>
      </w:r>
      <w:r w:rsidR="009023CD">
        <w:t xml:space="preserve">some </w:t>
      </w:r>
      <w:r>
        <w:t>mobile devices.</w:t>
      </w:r>
    </w:p>
    <w:p w:rsidR="00C75D12" w:rsidRDefault="00C97C4E" w:rsidP="00FB7CBA">
      <w:proofErr w:type="spellStart"/>
      <w:proofErr w:type="gramStart"/>
      <w:r w:rsidRPr="001048CC">
        <w:rPr>
          <w:b/>
        </w:rPr>
        <w:t>mediaURL</w:t>
      </w:r>
      <w:proofErr w:type="spellEnd"/>
      <w:proofErr w:type="gramEnd"/>
      <w:r>
        <w:t>: A secure mechanism for playing, recording and sharing video streams in Barco’s collaborative, enterprise environment.</w:t>
      </w:r>
    </w:p>
    <w:p w:rsidR="00106EFB" w:rsidRDefault="00106EFB" w:rsidP="00106EFB">
      <w:r w:rsidRPr="001048CC">
        <w:rPr>
          <w:b/>
        </w:rPr>
        <w:t>RTP Player</w:t>
      </w:r>
      <w:r w:rsidR="00965BC6">
        <w:t>: A</w:t>
      </w:r>
      <w:r>
        <w:t xml:space="preserve"> </w:t>
      </w:r>
      <w:r w:rsidR="00965BC6">
        <w:t xml:space="preserve">lower-level video player as an </w:t>
      </w:r>
      <w:r>
        <w:t xml:space="preserve">ActiveX add-on </w:t>
      </w:r>
      <w:r w:rsidR="00965BC6">
        <w:t xml:space="preserve">from Barco </w:t>
      </w:r>
      <w:r>
        <w:t>that can play RTP and V2D video streams which only runs in Internet Explorer. It must be installed by an administrator. When installed, the SDK Player will select this add-on to play the RTP and V2D streams (unless otherwise instructed not to do so). This player provides a better video experience with lower latency then other streaming players.</w:t>
      </w:r>
    </w:p>
    <w:p w:rsidR="00FB7CBA" w:rsidRDefault="00CD60A4" w:rsidP="00FB7CBA">
      <w:r w:rsidRPr="001048CC">
        <w:rPr>
          <w:b/>
        </w:rPr>
        <w:t>SDK Player</w:t>
      </w:r>
      <w:r>
        <w:t xml:space="preserve">: A </w:t>
      </w:r>
      <w:r w:rsidR="00106EFB">
        <w:t xml:space="preserve">high-level, </w:t>
      </w:r>
      <w:r>
        <w:t xml:space="preserve">full session-based video player that can </w:t>
      </w:r>
      <w:r w:rsidR="003E1AAA">
        <w:t xml:space="preserve">select and </w:t>
      </w:r>
      <w:r>
        <w:t>play multiple video formats</w:t>
      </w:r>
      <w:r w:rsidR="00965BC6">
        <w:t xml:space="preserve"> with a uniform, controller-</w:t>
      </w:r>
      <w:r w:rsidR="003E1AAA">
        <w:t>bar</w:t>
      </w:r>
      <w:r w:rsidR="00965BC6">
        <w:t>, user interface and feature set</w:t>
      </w:r>
      <w:r>
        <w:t xml:space="preserve">. </w:t>
      </w:r>
      <w:r w:rsidR="00965BC6">
        <w:t xml:space="preserve">The SDK Player adds features like bookmarks and recording which are not available in the lower-level players. </w:t>
      </w:r>
      <w:r w:rsidR="00106EFB">
        <w:t>The SDK Player does not play videos di</w:t>
      </w:r>
      <w:r w:rsidR="00965BC6">
        <w:t>rectly. Instead, it loads</w:t>
      </w:r>
      <w:r w:rsidR="00106EFB">
        <w:t xml:space="preserve"> </w:t>
      </w:r>
      <w:r w:rsidR="00965BC6">
        <w:t xml:space="preserve">one of the lower-level players </w:t>
      </w:r>
      <w:r w:rsidR="00106EFB">
        <w:t xml:space="preserve">to play the appropriate video </w:t>
      </w:r>
      <w:r w:rsidR="00965BC6">
        <w:t xml:space="preserve">stream </w:t>
      </w:r>
      <w:r w:rsidR="00106EFB">
        <w:t xml:space="preserve">based on the </w:t>
      </w:r>
      <w:r w:rsidR="00965BC6">
        <w:t xml:space="preserve">client’s </w:t>
      </w:r>
      <w:r w:rsidR="00106EFB">
        <w:t>platfo</w:t>
      </w:r>
      <w:r w:rsidR="004D6ED5">
        <w:t>rm, type of media</w:t>
      </w:r>
      <w:r w:rsidR="00965BC6">
        <w:t xml:space="preserve"> and other factors</w:t>
      </w:r>
      <w:r w:rsidR="00106EFB">
        <w:t xml:space="preserve">. </w:t>
      </w:r>
      <w:r>
        <w:t>The AP</w:t>
      </w:r>
      <w:r w:rsidR="003E1AAA">
        <w:t>I reference within this document refers to this</w:t>
      </w:r>
      <w:r>
        <w:t xml:space="preserve"> </w:t>
      </w:r>
      <w:r w:rsidR="00106EFB">
        <w:t xml:space="preserve">higher-level </w:t>
      </w:r>
      <w:r>
        <w:t>SDK Player.</w:t>
      </w:r>
    </w:p>
    <w:p w:rsidR="004D17AE" w:rsidRDefault="004D17AE" w:rsidP="004D17AE">
      <w:r w:rsidRPr="00ED415A">
        <w:rPr>
          <w:b/>
        </w:rPr>
        <w:t>PVR</w:t>
      </w:r>
      <w:r>
        <w:t xml:space="preserve">: Abbreviation for </w:t>
      </w:r>
      <w:r w:rsidRPr="00ED415A">
        <w:rPr>
          <w:i/>
        </w:rPr>
        <w:t>Personal Video Recorder</w:t>
      </w:r>
      <w:r>
        <w:t xml:space="preserve">, also known as </w:t>
      </w:r>
      <w:r w:rsidRPr="00ED415A">
        <w:rPr>
          <w:b/>
        </w:rPr>
        <w:t>DVR</w:t>
      </w:r>
      <w:r>
        <w:t xml:space="preserve"> (</w:t>
      </w:r>
      <w:r w:rsidRPr="00ED415A">
        <w:rPr>
          <w:i/>
        </w:rPr>
        <w:t>Digital Video Recorder</w:t>
      </w:r>
      <w:r>
        <w:rPr>
          <w:i/>
        </w:rPr>
        <w:t>)</w:t>
      </w:r>
      <w:r>
        <w:t>, which is a live video stream within a time-shift window that allows the user to play back other parts of the live stream within this time-shift window or to catch up to the current moment again.</w:t>
      </w:r>
    </w:p>
    <w:p w:rsidR="004D17AE" w:rsidRDefault="004D17AE" w:rsidP="004D17AE">
      <w:r w:rsidRPr="00ED415A">
        <w:rPr>
          <w:b/>
        </w:rPr>
        <w:t>RTP</w:t>
      </w:r>
      <w:r>
        <w:t xml:space="preserve">: Abbreviation for standard </w:t>
      </w:r>
      <w:r w:rsidRPr="00ED415A">
        <w:rPr>
          <w:i/>
        </w:rPr>
        <w:t>Real-time Transport Protocol</w:t>
      </w:r>
      <w:r>
        <w:t xml:space="preserve"> video streams which are playable by the SDK player on some browsers with the RTP Player add-on.</w:t>
      </w:r>
      <w:r w:rsidRPr="004D17AE">
        <w:t xml:space="preserve"> </w:t>
      </w:r>
      <w:r>
        <w:t xml:space="preserve">Because RTP does not use HTTP, it is generally usable only within an organization’s intranet.  </w:t>
      </w:r>
    </w:p>
    <w:p w:rsidR="00D56EE6" w:rsidRDefault="005412EA" w:rsidP="00FB7CBA">
      <w:r w:rsidRPr="001048CC">
        <w:rPr>
          <w:b/>
        </w:rPr>
        <w:t>V2D</w:t>
      </w:r>
      <w:r>
        <w:t>:</w:t>
      </w:r>
      <w:r w:rsidR="00780025">
        <w:t xml:space="preserve"> Barco’s </w:t>
      </w:r>
      <w:r>
        <w:t xml:space="preserve">high-definition video format </w:t>
      </w:r>
      <w:r w:rsidR="00C97C4E">
        <w:t xml:space="preserve">(Video-To-Data) </w:t>
      </w:r>
      <w:r>
        <w:t xml:space="preserve">with better fidelity </w:t>
      </w:r>
      <w:r w:rsidR="00780025">
        <w:t xml:space="preserve">and lower latency </w:t>
      </w:r>
      <w:r>
        <w:t xml:space="preserve">than </w:t>
      </w:r>
      <w:r w:rsidR="004D17AE">
        <w:t xml:space="preserve">either </w:t>
      </w:r>
      <w:r w:rsidR="001048CC">
        <w:t>HLS or RTP</w:t>
      </w:r>
      <w:r w:rsidR="004D17AE">
        <w:t>.</w:t>
      </w:r>
      <w:r w:rsidR="001048CC">
        <w:t xml:space="preserve"> </w:t>
      </w:r>
      <w:r w:rsidR="004D17AE">
        <w:t>Because V2D</w:t>
      </w:r>
      <w:r w:rsidR="001048CC">
        <w:t xml:space="preserve"> does not </w:t>
      </w:r>
      <w:r w:rsidR="00ED415A">
        <w:t xml:space="preserve">use </w:t>
      </w:r>
      <w:r w:rsidR="001048CC">
        <w:t>HTTP,</w:t>
      </w:r>
      <w:r w:rsidR="00ED415A">
        <w:t xml:space="preserve"> it is </w:t>
      </w:r>
      <w:r w:rsidR="00ED415A">
        <w:lastRenderedPageBreak/>
        <w:t>generally usable only within an organization’s intranet</w:t>
      </w:r>
      <w:r>
        <w:t xml:space="preserve">. </w:t>
      </w:r>
      <w:r w:rsidR="004D17AE">
        <w:t>Multiple V2D streams can be fully synchronized which is useful for 3-D and multi-media.</w:t>
      </w:r>
    </w:p>
    <w:p w:rsidR="00E80B8C" w:rsidRDefault="00E80B8C" w:rsidP="00FB7CBA"/>
    <w:p w:rsidR="0076795D" w:rsidRDefault="004E395A" w:rsidP="00B152FE">
      <w:pPr>
        <w:pStyle w:val="Heading1"/>
      </w:pPr>
      <w:bookmarkStart w:id="12" w:name="_Toc395521140"/>
      <w:r>
        <w:t xml:space="preserve">SDK </w:t>
      </w:r>
      <w:r w:rsidR="0076795D" w:rsidRPr="00B152FE">
        <w:t>Player Controls</w:t>
      </w:r>
      <w:bookmarkEnd w:id="12"/>
    </w:p>
    <w:p w:rsidR="004D6ED5" w:rsidRPr="004D6ED5" w:rsidRDefault="004D6ED5" w:rsidP="004D6ED5">
      <w:r>
        <w:t>The SDK Player adds several features to the video player user interface. These features are summarized below.</w:t>
      </w:r>
    </w:p>
    <w:p w:rsidR="0076795D" w:rsidRPr="00D67625" w:rsidRDefault="001A65B7" w:rsidP="0076795D">
      <w:pPr>
        <w:rPr>
          <w:rFonts w:cs="Arial"/>
          <w:color w:val="auto"/>
        </w:rPr>
      </w:pPr>
      <w:r>
        <w:rPr>
          <w:rFonts w:cs="Arial"/>
          <w:noProof/>
          <w:color w:val="auto"/>
          <w:lang w:bidi="ar-SA"/>
        </w:rPr>
        <w:drawing>
          <wp:inline distT="0" distB="0" distL="0" distR="0" wp14:anchorId="65E243EE" wp14:editId="3454F17B">
            <wp:extent cx="6400800" cy="4000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ssionControlBa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00800" cy="4000500"/>
                    </a:xfrm>
                    <a:prstGeom prst="rect">
                      <a:avLst/>
                    </a:prstGeom>
                  </pic:spPr>
                </pic:pic>
              </a:graphicData>
            </a:graphic>
          </wp:inline>
        </w:drawing>
      </w:r>
    </w:p>
    <w:p w:rsidR="00D67625" w:rsidRDefault="00D67625" w:rsidP="009552D5">
      <w:r>
        <w:t xml:space="preserve">The SDK player provides a </w:t>
      </w:r>
      <w:r w:rsidR="00E6157C">
        <w:t xml:space="preserve">session </w:t>
      </w:r>
      <w:r>
        <w:t xml:space="preserve">control bar </w:t>
      </w:r>
      <w:r w:rsidR="005C777B">
        <w:t xml:space="preserve">with a timeline and buttons. </w:t>
      </w:r>
      <w:r w:rsidR="00E6157C">
        <w:t>The individual controls are number</w:t>
      </w:r>
      <w:r w:rsidR="00BC3D7C">
        <w:t>ed</w:t>
      </w:r>
      <w:r w:rsidR="00E6157C">
        <w:t xml:space="preserve"> above and described below:</w:t>
      </w:r>
    </w:p>
    <w:p w:rsidR="00096BB7" w:rsidRDefault="00096BB7" w:rsidP="00096BB7">
      <w:pPr>
        <w:autoSpaceDE w:val="0"/>
        <w:autoSpaceDN w:val="0"/>
        <w:adjustRightInd w:val="0"/>
        <w:spacing w:after="0"/>
      </w:pPr>
      <w:r w:rsidRPr="00096BB7">
        <w:rPr>
          <w:rFonts w:ascii="Wingdings 2" w:hAnsi="Wingdings 2"/>
          <w:sz w:val="36"/>
          <w:szCs w:val="36"/>
        </w:rPr>
        <w:t></w:t>
      </w:r>
      <w:r w:rsidR="00712548">
        <w:t xml:space="preserve"> Session error alerts. See the </w:t>
      </w:r>
      <w:r w:rsidR="00712548" w:rsidRPr="00447BAD">
        <w:rPr>
          <w:b/>
        </w:rPr>
        <w:t>Troubleshooting</w:t>
      </w:r>
      <w:r w:rsidR="00712548">
        <w:t xml:space="preserve"> section for more detailed descriptions of possible errors and ways to rectify.</w:t>
      </w:r>
    </w:p>
    <w:p w:rsidR="00E6157C" w:rsidRDefault="00BC3D7C" w:rsidP="00E6157C">
      <w:pPr>
        <w:autoSpaceDE w:val="0"/>
        <w:autoSpaceDN w:val="0"/>
        <w:adjustRightInd w:val="0"/>
        <w:spacing w:after="0"/>
      </w:pPr>
      <w:r>
        <w:rPr>
          <w:rFonts w:ascii="Wingdings 2" w:eastAsiaTheme="minorHAnsi" w:hAnsi="Wingdings 2" w:cs="Wingdings 2"/>
          <w:sz w:val="36"/>
          <w:szCs w:val="36"/>
          <w:lang w:bidi="ar-SA"/>
        </w:rPr>
        <w:t></w:t>
      </w:r>
      <w:r w:rsidR="00E6157C" w:rsidRPr="00BC3D7C">
        <w:t xml:space="preserve"> </w:t>
      </w:r>
      <w:proofErr w:type="gramStart"/>
      <w:r w:rsidR="00096BB7">
        <w:t>iOS</w:t>
      </w:r>
      <w:proofErr w:type="gramEnd"/>
      <w:r w:rsidR="00096BB7">
        <w:t xml:space="preserve"> play icon</w:t>
      </w:r>
      <w:r w:rsidR="00712548">
        <w:t xml:space="preserve">. </w:t>
      </w:r>
      <w:r w:rsidR="004D6ED5">
        <w:t>This icon o</w:t>
      </w:r>
      <w:r w:rsidR="00712548">
        <w:t xml:space="preserve">nly appears on </w:t>
      </w:r>
      <w:r w:rsidR="004D6ED5">
        <w:t xml:space="preserve">the </w:t>
      </w:r>
      <w:r w:rsidR="00712548">
        <w:t xml:space="preserve">iPad. See </w:t>
      </w:r>
      <w:r w:rsidR="00712548" w:rsidRPr="00447BAD">
        <w:rPr>
          <w:b/>
        </w:rPr>
        <w:t>Technical Limitations on iPad Media Playback</w:t>
      </w:r>
      <w:r w:rsidR="00712548">
        <w:t xml:space="preserve"> </w:t>
      </w:r>
      <w:r w:rsidR="00447BAD">
        <w:t xml:space="preserve">section </w:t>
      </w:r>
      <w:r w:rsidR="00712548">
        <w:t>for more details on this.</w:t>
      </w:r>
    </w:p>
    <w:p w:rsidR="00BC3D7C" w:rsidRDefault="00BC3D7C" w:rsidP="00E6157C">
      <w:pPr>
        <w:autoSpaceDE w:val="0"/>
        <w:autoSpaceDN w:val="0"/>
        <w:adjustRightInd w:val="0"/>
        <w:spacing w:after="0"/>
      </w:pPr>
      <w:r>
        <w:rPr>
          <w:rFonts w:ascii="Wingdings 2" w:eastAsiaTheme="minorHAnsi" w:hAnsi="Wingdings 2" w:cs="Wingdings 2"/>
          <w:sz w:val="36"/>
          <w:szCs w:val="36"/>
          <w:lang w:bidi="ar-SA"/>
        </w:rPr>
        <w:t></w:t>
      </w:r>
      <w:r w:rsidR="00096BB7">
        <w:t xml:space="preserve"> </w:t>
      </w:r>
      <w:proofErr w:type="gramStart"/>
      <w:r w:rsidR="004D6ED5">
        <w:t>This</w:t>
      </w:r>
      <w:proofErr w:type="gramEnd"/>
      <w:r w:rsidR="004D6ED5">
        <w:t xml:space="preserve"> t</w:t>
      </w:r>
      <w:r w:rsidR="00712548">
        <w:t>ooltip</w:t>
      </w:r>
      <w:r w:rsidR="004D6ED5">
        <w:t xml:space="preserve"> </w:t>
      </w:r>
      <w:r w:rsidR="00A346F6">
        <w:t>indicate</w:t>
      </w:r>
      <w:r w:rsidR="004D6ED5">
        <w:t>s</w:t>
      </w:r>
      <w:r w:rsidR="00A346F6">
        <w:t xml:space="preserve"> </w:t>
      </w:r>
      <w:r w:rsidR="004D6ED5">
        <w:t xml:space="preserve">elapsed </w:t>
      </w:r>
      <w:r w:rsidR="00A346F6">
        <w:t>t</w:t>
      </w:r>
      <w:r w:rsidR="004D6ED5">
        <w:t>ime on the scrubber bar</w:t>
      </w:r>
      <w:r w:rsidR="00712548">
        <w:t xml:space="preserve"> </w:t>
      </w:r>
      <w:r w:rsidR="004D6ED5">
        <w:t>when mouse cursor hovers over that location</w:t>
      </w:r>
      <w:r w:rsidR="00712548">
        <w:t xml:space="preserve"> in the scrub bar. </w:t>
      </w:r>
      <w:r w:rsidR="002A3693">
        <w:t>The tooltip d</w:t>
      </w:r>
      <w:r w:rsidR="00712548">
        <w:t>oe</w:t>
      </w:r>
      <w:r w:rsidR="002A3693">
        <w:t>s not appear on touch devices because there is no concept of hovering in the touch UI</w:t>
      </w:r>
      <w:r w:rsidR="00712548">
        <w:t>.</w:t>
      </w:r>
    </w:p>
    <w:p w:rsidR="00BC3D7C" w:rsidRDefault="00BC3D7C" w:rsidP="00E6157C">
      <w:pPr>
        <w:autoSpaceDE w:val="0"/>
        <w:autoSpaceDN w:val="0"/>
        <w:adjustRightInd w:val="0"/>
        <w:spacing w:after="0"/>
      </w:pPr>
      <w:r>
        <w:rPr>
          <w:rFonts w:ascii="Wingdings 2" w:eastAsiaTheme="minorHAnsi" w:hAnsi="Wingdings 2" w:cs="Wingdings 2"/>
          <w:sz w:val="36"/>
          <w:szCs w:val="36"/>
          <w:lang w:bidi="ar-SA"/>
        </w:rPr>
        <w:lastRenderedPageBreak/>
        <w:t></w:t>
      </w:r>
      <w:r w:rsidR="00096BB7">
        <w:t xml:space="preserve"> </w:t>
      </w:r>
      <w:r w:rsidR="00712548">
        <w:t>Current time since start where video is playing and the current time location of the scrubber control</w:t>
      </w:r>
      <w:r w:rsidR="002A3693">
        <w:t>.</w:t>
      </w:r>
    </w:p>
    <w:p w:rsidR="00BC3D7C" w:rsidRDefault="00BC3D7C" w:rsidP="00E6157C">
      <w:pPr>
        <w:autoSpaceDE w:val="0"/>
        <w:autoSpaceDN w:val="0"/>
        <w:adjustRightInd w:val="0"/>
        <w:spacing w:after="0"/>
      </w:pPr>
      <w:r>
        <w:rPr>
          <w:rFonts w:ascii="Wingdings 2" w:eastAsiaTheme="minorHAnsi" w:hAnsi="Wingdings 2" w:cs="Wingdings 2"/>
          <w:sz w:val="36"/>
          <w:szCs w:val="36"/>
          <w:lang w:bidi="ar-SA"/>
        </w:rPr>
        <w:t></w:t>
      </w:r>
      <w:r w:rsidR="00096BB7">
        <w:t xml:space="preserve"> </w:t>
      </w:r>
      <w:r w:rsidR="00712548">
        <w:t xml:space="preserve">Time duration of PVR </w:t>
      </w:r>
      <w:r w:rsidR="002A3693">
        <w:t xml:space="preserve">timeline </w:t>
      </w:r>
      <w:r w:rsidR="00712548">
        <w:t xml:space="preserve">window (for live streams) or </w:t>
      </w:r>
      <w:r w:rsidR="002A3693">
        <w:t xml:space="preserve">the time duration of </w:t>
      </w:r>
      <w:r w:rsidR="00712548">
        <w:t>recorded video</w:t>
      </w:r>
      <w:r w:rsidR="002A3693">
        <w:t xml:space="preserve"> streams.</w:t>
      </w:r>
    </w:p>
    <w:p w:rsidR="00BC3D7C" w:rsidRDefault="00BC3D7C" w:rsidP="00E6157C">
      <w:pPr>
        <w:autoSpaceDE w:val="0"/>
        <w:autoSpaceDN w:val="0"/>
        <w:adjustRightInd w:val="0"/>
        <w:spacing w:after="0"/>
      </w:pPr>
      <w:r>
        <w:rPr>
          <w:rFonts w:ascii="Wingdings 2" w:eastAsiaTheme="minorHAnsi" w:hAnsi="Wingdings 2" w:cs="Wingdings 2"/>
          <w:sz w:val="36"/>
          <w:szCs w:val="36"/>
          <w:lang w:bidi="ar-SA"/>
        </w:rPr>
        <w:t></w:t>
      </w:r>
      <w:r w:rsidR="00096BB7">
        <w:t xml:space="preserve"> </w:t>
      </w:r>
      <w:r w:rsidR="00712548">
        <w:t xml:space="preserve">Session controls. </w:t>
      </w:r>
      <w:r w:rsidR="008A05C6">
        <w:t>From left to right the controls are</w:t>
      </w:r>
      <w:r w:rsidR="002A3693">
        <w:t>:</w:t>
      </w:r>
      <w:r w:rsidR="008A05C6">
        <w:t xml:space="preserve"> </w:t>
      </w:r>
      <w:r w:rsidR="00712548">
        <w:t xml:space="preserve">Play/Stop, Pause/Resume, Skip Back, Skip Forward, </w:t>
      </w:r>
      <w:r w:rsidR="002A3693">
        <w:t xml:space="preserve">and </w:t>
      </w:r>
      <w:r w:rsidR="00712548">
        <w:t>Catchup</w:t>
      </w:r>
      <w:r w:rsidR="002A3693">
        <w:t xml:space="preserve"> (if live)</w:t>
      </w:r>
      <w:r w:rsidR="00712548">
        <w:t>.</w:t>
      </w:r>
      <w:r w:rsidR="001A65B7">
        <w:t xml:space="preserve"> The last three are not available on the iPad for live video streams.</w:t>
      </w:r>
    </w:p>
    <w:p w:rsidR="00BC3D7C" w:rsidRDefault="00BC3D7C" w:rsidP="00E6157C">
      <w:pPr>
        <w:autoSpaceDE w:val="0"/>
        <w:autoSpaceDN w:val="0"/>
        <w:adjustRightInd w:val="0"/>
        <w:spacing w:after="0"/>
      </w:pPr>
      <w:r>
        <w:rPr>
          <w:rFonts w:ascii="Wingdings 2" w:eastAsiaTheme="minorHAnsi" w:hAnsi="Wingdings 2" w:cs="Wingdings 2"/>
          <w:sz w:val="36"/>
          <w:szCs w:val="36"/>
          <w:lang w:bidi="ar-SA"/>
        </w:rPr>
        <w:t></w:t>
      </w:r>
      <w:r w:rsidR="00096BB7">
        <w:t xml:space="preserve"> </w:t>
      </w:r>
      <w:proofErr w:type="gramStart"/>
      <w:r w:rsidR="002A3693">
        <w:t>The</w:t>
      </w:r>
      <w:proofErr w:type="gramEnd"/>
      <w:r w:rsidR="002A3693">
        <w:t xml:space="preserve"> s</w:t>
      </w:r>
      <w:r w:rsidR="00712548">
        <w:t xml:space="preserve">crubber control where </w:t>
      </w:r>
      <w:r w:rsidR="002A3693">
        <w:t>the video is presently playing</w:t>
      </w:r>
      <w:r w:rsidR="00712548">
        <w:t>.</w:t>
      </w:r>
      <w:r w:rsidR="00251173">
        <w:t xml:space="preserve"> </w:t>
      </w:r>
      <w:r w:rsidR="00B94973">
        <w:t xml:space="preserve">This is </w:t>
      </w:r>
      <w:proofErr w:type="spellStart"/>
      <w:r w:rsidR="00B94973">
        <w:t>draggable</w:t>
      </w:r>
      <w:proofErr w:type="spellEnd"/>
      <w:r w:rsidR="00B94973">
        <w:t xml:space="preserve"> on desktops but not on the iPad. </w:t>
      </w:r>
      <w:r w:rsidR="00251173">
        <w:t>To move the scrubber</w:t>
      </w:r>
      <w:r w:rsidR="00B94973">
        <w:t xml:space="preserve"> on the iPad</w:t>
      </w:r>
      <w:r w:rsidR="00251173">
        <w:t xml:space="preserve">, </w:t>
      </w:r>
      <w:r w:rsidR="00860B4A">
        <w:t>touch any</w:t>
      </w:r>
      <w:r w:rsidR="00251173">
        <w:t>where on the s</w:t>
      </w:r>
      <w:r w:rsidR="00301747">
        <w:t>c</w:t>
      </w:r>
      <w:r w:rsidR="00251173">
        <w:t>rubber bar to move th</w:t>
      </w:r>
      <w:r w:rsidR="00B94973">
        <w:t>e scrubber control where you want it</w:t>
      </w:r>
      <w:r w:rsidR="00251173">
        <w:t>.</w:t>
      </w:r>
      <w:r w:rsidR="00B94973">
        <w:t xml:space="preserve"> </w:t>
      </w:r>
      <w:r w:rsidR="001A65B7">
        <w:t xml:space="preserve">See </w:t>
      </w:r>
      <w:r w:rsidR="001A65B7" w:rsidRPr="00447BAD">
        <w:rPr>
          <w:b/>
        </w:rPr>
        <w:t>Technical Limitations on iPad Media Playback</w:t>
      </w:r>
      <w:r w:rsidR="001A65B7">
        <w:t xml:space="preserve"> for more details on this.</w:t>
      </w:r>
    </w:p>
    <w:p w:rsidR="00BC3D7C" w:rsidRDefault="00BC3D7C" w:rsidP="00E6157C">
      <w:pPr>
        <w:autoSpaceDE w:val="0"/>
        <w:autoSpaceDN w:val="0"/>
        <w:adjustRightInd w:val="0"/>
        <w:spacing w:after="0"/>
      </w:pPr>
      <w:proofErr w:type="gramStart"/>
      <w:r>
        <w:rPr>
          <w:rFonts w:ascii="Wingdings 2" w:eastAsiaTheme="minorHAnsi" w:hAnsi="Wingdings 2" w:cs="Wingdings 2"/>
          <w:sz w:val="36"/>
          <w:szCs w:val="36"/>
          <w:lang w:bidi="ar-SA"/>
        </w:rPr>
        <w:t></w:t>
      </w:r>
      <w:r w:rsidR="00096BB7">
        <w:t xml:space="preserve"> </w:t>
      </w:r>
      <w:r w:rsidR="00B94973">
        <w:t>Scrubber/</w:t>
      </w:r>
      <w:r w:rsidR="002A3693">
        <w:t>progress</w:t>
      </w:r>
      <w:r w:rsidR="00712548">
        <w:t xml:space="preserve"> bar.</w:t>
      </w:r>
      <w:proofErr w:type="gramEnd"/>
      <w:r w:rsidR="00712548">
        <w:t xml:space="preserve"> Green fill shows </w:t>
      </w:r>
      <w:r w:rsidR="002A3693">
        <w:t xml:space="preserve">the </w:t>
      </w:r>
      <w:r w:rsidR="00712548">
        <w:t xml:space="preserve">portion of video presently accessible. For recorded </w:t>
      </w:r>
      <w:r w:rsidR="00B74237">
        <w:t xml:space="preserve">videos, </w:t>
      </w:r>
      <w:r w:rsidR="00712548">
        <w:t xml:space="preserve">the entire </w:t>
      </w:r>
      <w:r w:rsidR="00B74237">
        <w:t>video is accessible</w:t>
      </w:r>
      <w:r w:rsidR="00B94973">
        <w:t xml:space="preserve"> which is indicated by a bar which is entirely green</w:t>
      </w:r>
      <w:r w:rsidR="00B74237">
        <w:t>. For PVR (live) videos</w:t>
      </w:r>
      <w:r w:rsidR="002A3693">
        <w:t>, the green fill shows the timeline</w:t>
      </w:r>
      <w:r w:rsidR="00B74237">
        <w:t xml:space="preserve"> window presently accessible.</w:t>
      </w:r>
    </w:p>
    <w:p w:rsidR="00BC3D7C" w:rsidRDefault="00BC3D7C" w:rsidP="00E6157C">
      <w:pPr>
        <w:autoSpaceDE w:val="0"/>
        <w:autoSpaceDN w:val="0"/>
        <w:adjustRightInd w:val="0"/>
        <w:spacing w:after="0"/>
      </w:pPr>
      <w:r w:rsidRPr="00BC3D7C">
        <w:rPr>
          <w:rFonts w:ascii="Wingdings 2" w:eastAsiaTheme="minorHAnsi" w:hAnsi="Wingdings 2" w:cs="Wingdings 2"/>
          <w:sz w:val="36"/>
          <w:szCs w:val="36"/>
          <w:lang w:bidi="ar-SA"/>
        </w:rPr>
        <w:t></w:t>
      </w:r>
      <w:r w:rsidR="00B74237">
        <w:t xml:space="preserve"> B</w:t>
      </w:r>
      <w:r w:rsidR="00096BB7">
        <w:t>ookmark controls</w:t>
      </w:r>
      <w:r w:rsidR="00B74237">
        <w:t xml:space="preserve">. </w:t>
      </w:r>
      <w:r w:rsidR="008A05C6">
        <w:t>From left to right the controls are</w:t>
      </w:r>
      <w:r w:rsidR="002A3693">
        <w:t>:</w:t>
      </w:r>
      <w:r w:rsidR="008A05C6">
        <w:t xml:space="preserve"> </w:t>
      </w:r>
      <w:r w:rsidR="00B74237">
        <w:t>Add, Ed</w:t>
      </w:r>
      <w:r w:rsidR="002A3693">
        <w:t>it, Delete and near the scrubber</w:t>
      </w:r>
      <w:r w:rsidR="00B74237">
        <w:t xml:space="preserve"> bar</w:t>
      </w:r>
      <w:r w:rsidR="002A3693">
        <w:t>,</w:t>
      </w:r>
      <w:r w:rsidR="00B74237">
        <w:t xml:space="preserve"> the position of a previously added bookmark.</w:t>
      </w:r>
      <w:r w:rsidR="002A3693">
        <w:t xml:space="preserve"> Clicking on the bookmark resets the video playback to that stored timeline position.</w:t>
      </w:r>
    </w:p>
    <w:p w:rsidR="00096BB7" w:rsidRDefault="00096BB7" w:rsidP="00096BB7">
      <w:pPr>
        <w:autoSpaceDE w:val="0"/>
        <w:autoSpaceDN w:val="0"/>
        <w:adjustRightInd w:val="0"/>
        <w:spacing w:after="0"/>
      </w:pPr>
      <w:r w:rsidRPr="00096BB7">
        <w:rPr>
          <w:rFonts w:ascii="Wingdings 2" w:hAnsi="Wingdings 2"/>
          <w:sz w:val="36"/>
          <w:szCs w:val="36"/>
        </w:rPr>
        <w:t></w:t>
      </w:r>
      <w:r w:rsidR="00B74237">
        <w:t xml:space="preserve"> Window controls. </w:t>
      </w:r>
      <w:r w:rsidR="008A05C6">
        <w:t>From left to right the controls are</w:t>
      </w:r>
      <w:r w:rsidR="002A3693">
        <w:t>:</w:t>
      </w:r>
      <w:r w:rsidR="008A05C6">
        <w:t xml:space="preserve"> </w:t>
      </w:r>
      <w:r w:rsidR="00B74237">
        <w:t>Full</w:t>
      </w:r>
      <w:r w:rsidR="008A05C6">
        <w:t>-</w:t>
      </w:r>
      <w:r w:rsidR="00B74237">
        <w:t>screen</w:t>
      </w:r>
      <w:r w:rsidR="008A05C6">
        <w:t>/Normal-screen</w:t>
      </w:r>
      <w:r w:rsidR="00B74237">
        <w:t xml:space="preserve"> and Mute/Unmute. </w:t>
      </w:r>
      <w:r w:rsidR="008A05C6">
        <w:t xml:space="preserve">The </w:t>
      </w:r>
      <w:r w:rsidR="00B74237">
        <w:t xml:space="preserve">Mute/Unmute </w:t>
      </w:r>
      <w:r w:rsidR="008A05C6">
        <w:t>control is</w:t>
      </w:r>
      <w:r w:rsidR="00B74237">
        <w:t xml:space="preserve"> not shown on the iPad. See </w:t>
      </w:r>
      <w:r w:rsidR="00B74237" w:rsidRPr="00447BAD">
        <w:rPr>
          <w:b/>
        </w:rPr>
        <w:t>Technical Limitations on iPad Media Playback</w:t>
      </w:r>
      <w:r w:rsidR="00B74237">
        <w:t xml:space="preserve"> for more details on this.</w:t>
      </w:r>
    </w:p>
    <w:p w:rsidR="00096BB7" w:rsidRDefault="00096BB7" w:rsidP="00E6157C">
      <w:pPr>
        <w:autoSpaceDE w:val="0"/>
        <w:autoSpaceDN w:val="0"/>
        <w:adjustRightInd w:val="0"/>
        <w:spacing w:after="0"/>
      </w:pPr>
    </w:p>
    <w:p w:rsidR="00E6157C" w:rsidRPr="00E6157C" w:rsidRDefault="00E6157C" w:rsidP="009552D5">
      <w:pPr>
        <w:rPr>
          <w:rFonts w:ascii="Wingdings 2" w:hAnsi="Wingdings 2"/>
        </w:rPr>
      </w:pPr>
    </w:p>
    <w:p w:rsidR="00F03054" w:rsidRDefault="00F03054">
      <w:pPr>
        <w:spacing w:after="200" w:line="276" w:lineRule="auto"/>
        <w:rPr>
          <w:b/>
          <w:sz w:val="36"/>
          <w:szCs w:val="36"/>
        </w:rPr>
      </w:pPr>
      <w:r>
        <w:br w:type="page"/>
      </w:r>
    </w:p>
    <w:p w:rsidR="006F2036" w:rsidRDefault="006F2036" w:rsidP="00B152FE">
      <w:pPr>
        <w:pStyle w:val="Heading1"/>
      </w:pPr>
      <w:bookmarkStart w:id="13" w:name="_Toc395521141"/>
      <w:r>
        <w:lastRenderedPageBreak/>
        <w:t>Technical Limitation</w:t>
      </w:r>
      <w:r w:rsidR="00092CC3">
        <w:t>s on iPad</w:t>
      </w:r>
      <w:r>
        <w:t xml:space="preserve"> Media</w:t>
      </w:r>
      <w:r w:rsidR="00092CC3">
        <w:t xml:space="preserve"> Playback</w:t>
      </w:r>
      <w:bookmarkEnd w:id="13"/>
    </w:p>
    <w:p w:rsidR="006F2036" w:rsidRDefault="006F2036" w:rsidP="006F2036">
      <w:r>
        <w:t>Apple enforces a n</w:t>
      </w:r>
      <w:r w:rsidR="00E608DA">
        <w:t>umber of technical limitations o</w:t>
      </w:r>
      <w:r>
        <w:t>n iOS Mobile Safari. These include:</w:t>
      </w:r>
    </w:p>
    <w:p w:rsidR="00CE59E8" w:rsidRDefault="00CE59E8" w:rsidP="00CE59E8">
      <w:pPr>
        <w:pStyle w:val="ListParagraph"/>
        <w:numPr>
          <w:ilvl w:val="0"/>
          <w:numId w:val="35"/>
        </w:numPr>
      </w:pPr>
      <w:r>
        <w:t xml:space="preserve">Play must be started explicitly by a direct touch action from the user. Therefore, </w:t>
      </w:r>
      <w:proofErr w:type="spellStart"/>
      <w:r>
        <w:t>autoplay</w:t>
      </w:r>
      <w:proofErr w:type="spellEnd"/>
      <w:r>
        <w:t xml:space="preserve"> is not allowed and calling the ‘play’ API will </w:t>
      </w:r>
      <w:r w:rsidR="00E608DA">
        <w:t xml:space="preserve">only </w:t>
      </w:r>
      <w:r>
        <w:t xml:space="preserve">cause the play icon to appear </w:t>
      </w:r>
      <w:r w:rsidR="00E608DA">
        <w:t>on the video viewport awaiting the user’s direction action</w:t>
      </w:r>
      <w:r w:rsidR="00092CC3">
        <w:t xml:space="preserve"> to start playing</w:t>
      </w:r>
      <w:r>
        <w:t>.</w:t>
      </w:r>
    </w:p>
    <w:p w:rsidR="006F2036" w:rsidRDefault="006F2036" w:rsidP="006F2036">
      <w:pPr>
        <w:pStyle w:val="ListParagraph"/>
        <w:numPr>
          <w:ilvl w:val="0"/>
          <w:numId w:val="35"/>
        </w:numPr>
      </w:pPr>
      <w:r>
        <w:t>Only one media source (whether audi</w:t>
      </w:r>
      <w:r w:rsidR="00A37E73">
        <w:t>o or video) can be played at a</w:t>
      </w:r>
      <w:r>
        <w:t xml:space="preserve"> time.</w:t>
      </w:r>
      <w:r w:rsidR="00092CC3">
        <w:t xml:space="preserve"> Therefore, simultaneous media </w:t>
      </w:r>
      <w:r>
        <w:t>play</w:t>
      </w:r>
      <w:r w:rsidR="00092CC3">
        <w:t>back</w:t>
      </w:r>
      <w:r>
        <w:t xml:space="preserve"> is not supported.</w:t>
      </w:r>
    </w:p>
    <w:p w:rsidR="006F2036" w:rsidRDefault="006F2036" w:rsidP="006F2036">
      <w:pPr>
        <w:pStyle w:val="ListParagraph"/>
        <w:numPr>
          <w:ilvl w:val="0"/>
          <w:numId w:val="35"/>
        </w:numPr>
      </w:pPr>
      <w:r>
        <w:t xml:space="preserve">Volume and mute </w:t>
      </w:r>
      <w:r w:rsidR="00E608DA">
        <w:t xml:space="preserve">are controlled </w:t>
      </w:r>
      <w:r>
        <w:t xml:space="preserve">solely by physical </w:t>
      </w:r>
      <w:r w:rsidR="00092CC3">
        <w:t xml:space="preserve">manipulation of the device’s </w:t>
      </w:r>
      <w:r>
        <w:t>volume controls</w:t>
      </w:r>
      <w:r w:rsidR="00CE59E8">
        <w:t xml:space="preserve"> (or via the volume control UI built into the Apple</w:t>
      </w:r>
      <w:r w:rsidR="00E608DA">
        <w:t>’s</w:t>
      </w:r>
      <w:r w:rsidR="00CE59E8">
        <w:t xml:space="preserve"> </w:t>
      </w:r>
      <w:r w:rsidR="00092CC3">
        <w:t xml:space="preserve">own </w:t>
      </w:r>
      <w:r w:rsidR="00CE59E8">
        <w:t>QuickTime Player</w:t>
      </w:r>
      <w:r w:rsidR="00092CC3">
        <w:t xml:space="preserve"> launched from Safari</w:t>
      </w:r>
      <w:r w:rsidR="00CE59E8">
        <w:t>)</w:t>
      </w:r>
      <w:r>
        <w:t xml:space="preserve">. Therefore, </w:t>
      </w:r>
      <w:r w:rsidR="00CE59E8">
        <w:t xml:space="preserve">JavaScript </w:t>
      </w:r>
      <w:r>
        <w:t>calls on the mute/unmute API have no effect.</w:t>
      </w:r>
    </w:p>
    <w:p w:rsidR="00CE59E8" w:rsidRDefault="00E608DA" w:rsidP="006F2036">
      <w:pPr>
        <w:pStyle w:val="ListParagraph"/>
        <w:numPr>
          <w:ilvl w:val="0"/>
          <w:numId w:val="35"/>
        </w:numPr>
      </w:pPr>
      <w:r>
        <w:t>True f</w:t>
      </w:r>
      <w:r w:rsidR="00CE59E8">
        <w:t>ull</w:t>
      </w:r>
      <w:r>
        <w:t>-</w:t>
      </w:r>
      <w:r w:rsidR="00CE59E8">
        <w:t xml:space="preserve">screen </w:t>
      </w:r>
      <w:r>
        <w:t xml:space="preserve">playback </w:t>
      </w:r>
      <w:r w:rsidR="00CE59E8">
        <w:t>is not allowed unless the Apple</w:t>
      </w:r>
      <w:r w:rsidR="00092CC3">
        <w:t>’s own</w:t>
      </w:r>
      <w:r w:rsidR="00CE59E8">
        <w:t xml:space="preserve"> QuickTime Player</w:t>
      </w:r>
      <w:r w:rsidR="00092CC3">
        <w:t xml:space="preserve"> is launched from Safari</w:t>
      </w:r>
      <w:r w:rsidR="00CE59E8">
        <w:t xml:space="preserve"> with it</w:t>
      </w:r>
      <w:r>
        <w:t xml:space="preserve">s own control bar thus removing </w:t>
      </w:r>
      <w:r w:rsidR="00CE59E8">
        <w:t>the advanced features of the Barco Session Control</w:t>
      </w:r>
      <w:r>
        <w:t xml:space="preserve"> Bar. Therefore, the Barco SDK player does not use true full-screen on iOS devices.</w:t>
      </w:r>
    </w:p>
    <w:p w:rsidR="00B94973" w:rsidRPr="006F2036" w:rsidRDefault="00B94973" w:rsidP="006F2036">
      <w:pPr>
        <w:pStyle w:val="ListParagraph"/>
        <w:numPr>
          <w:ilvl w:val="0"/>
          <w:numId w:val="35"/>
        </w:numPr>
      </w:pPr>
      <w:r>
        <w:t>Support for live playback is limited in that it is not possible to seek to different parts of a live video. Therefore, the ski</w:t>
      </w:r>
      <w:r w:rsidR="00F03054">
        <w:t xml:space="preserve">p back, </w:t>
      </w:r>
      <w:r>
        <w:t>skip forward</w:t>
      </w:r>
      <w:r w:rsidR="00F03054">
        <w:t xml:space="preserve"> or catchup</w:t>
      </w:r>
      <w:r>
        <w:t xml:space="preserve"> functions are not supported.</w:t>
      </w:r>
      <w:r w:rsidR="00F03054">
        <w:t xml:space="preserve"> Repositioning the scrubber control is also not supported</w:t>
      </w:r>
      <w:r w:rsidR="001A65B7">
        <w:t xml:space="preserve"> either</w:t>
      </w:r>
      <w:r w:rsidR="00B9305B">
        <w:t xml:space="preserve"> for live</w:t>
      </w:r>
      <w:r w:rsidR="00F03054">
        <w:t>.</w:t>
      </w:r>
    </w:p>
    <w:p w:rsidR="00D12D09" w:rsidRDefault="00D12D09">
      <w:pPr>
        <w:spacing w:after="200" w:line="276" w:lineRule="auto"/>
        <w:rPr>
          <w:b/>
          <w:sz w:val="36"/>
          <w:szCs w:val="36"/>
        </w:rPr>
      </w:pPr>
      <w:r>
        <w:br w:type="page"/>
      </w:r>
    </w:p>
    <w:p w:rsidR="006C79B3" w:rsidRDefault="00C55DBD" w:rsidP="00B152FE">
      <w:pPr>
        <w:pStyle w:val="Heading1"/>
      </w:pPr>
      <w:bookmarkStart w:id="14" w:name="_Toc395521142"/>
      <w:r>
        <w:lastRenderedPageBreak/>
        <w:t xml:space="preserve">Installing </w:t>
      </w:r>
      <w:r w:rsidR="00827E0A">
        <w:t xml:space="preserve">and Using </w:t>
      </w:r>
      <w:r>
        <w:t xml:space="preserve">the Barco </w:t>
      </w:r>
      <w:r w:rsidR="007F78C1">
        <w:t>Player</w:t>
      </w:r>
      <w:r>
        <w:t xml:space="preserve"> SDK</w:t>
      </w:r>
      <w:bookmarkEnd w:id="14"/>
    </w:p>
    <w:p w:rsidR="007F78C1" w:rsidRDefault="007F78C1" w:rsidP="007F78C1">
      <w:r>
        <w:t>Before the SDK player can be embedded within your web application you need to</w:t>
      </w:r>
      <w:r w:rsidR="00531BB1">
        <w:t xml:space="preserve"> </w:t>
      </w:r>
      <w:r>
        <w:t xml:space="preserve">locate the </w:t>
      </w:r>
      <w:r w:rsidRPr="00531BB1">
        <w:rPr>
          <w:rFonts w:ascii="Courier New" w:hAnsi="Courier New" w:cs="Courier New"/>
        </w:rPr>
        <w:t>ipvssdk.4.1.rXX.bXX</w:t>
      </w:r>
      <w:r w:rsidR="00531BB1" w:rsidRPr="00531BB1">
        <w:rPr>
          <w:rFonts w:ascii="Courier New" w:hAnsi="Courier New" w:cs="Courier New"/>
        </w:rPr>
        <w:t>.tar</w:t>
      </w:r>
      <w:r w:rsidR="00531BB1">
        <w:t xml:space="preserve"> distribution and either </w:t>
      </w:r>
      <w:proofErr w:type="spellStart"/>
      <w:r w:rsidR="00531BB1">
        <w:t>untar</w:t>
      </w:r>
      <w:proofErr w:type="spellEnd"/>
      <w:r>
        <w:t xml:space="preserve"> </w:t>
      </w:r>
      <w:r w:rsidR="00531BB1">
        <w:t xml:space="preserve">it </w:t>
      </w:r>
      <w:r>
        <w:t xml:space="preserve">in a directory on your localhost or </w:t>
      </w:r>
      <w:proofErr w:type="spellStart"/>
      <w:r w:rsidR="00531BB1">
        <w:t>untar</w:t>
      </w:r>
      <w:proofErr w:type="spellEnd"/>
      <w:r w:rsidR="00531BB1">
        <w:t xml:space="preserve"> </w:t>
      </w:r>
      <w:r>
        <w:t>some</w:t>
      </w:r>
      <w:r w:rsidR="00531BB1">
        <w:t>where in</w:t>
      </w:r>
      <w:r w:rsidR="00C55DBD">
        <w:t>to</w:t>
      </w:r>
      <w:r w:rsidR="00531BB1">
        <w:t xml:space="preserve"> your</w:t>
      </w:r>
      <w:r>
        <w:t xml:space="preserve"> </w:t>
      </w:r>
      <w:r w:rsidR="00531BB1">
        <w:t xml:space="preserve">web server document directory. The base directory when unpacked will be </w:t>
      </w:r>
      <w:proofErr w:type="spellStart"/>
      <w:r w:rsidR="00531BB1" w:rsidRPr="00531BB1">
        <w:rPr>
          <w:rFonts w:ascii="Courier New" w:hAnsi="Courier New" w:cs="Courier New"/>
        </w:rPr>
        <w:t>BarcoSDK</w:t>
      </w:r>
      <w:proofErr w:type="spellEnd"/>
      <w:r w:rsidR="00531BB1">
        <w:t>. The directory layout looks like this:</w:t>
      </w:r>
    </w:p>
    <w:p w:rsidR="00531BB1" w:rsidRPr="00F40F1B" w:rsidRDefault="00531BB1" w:rsidP="007F78C1">
      <w:pPr>
        <w:rPr>
          <w:rFonts w:ascii="Courier New" w:hAnsi="Courier New" w:cs="Courier New"/>
        </w:rPr>
      </w:pPr>
      <w:proofErr w:type="spellStart"/>
      <w:r w:rsidRPr="00F40F1B">
        <w:rPr>
          <w:rFonts w:ascii="Courier New" w:hAnsi="Courier New" w:cs="Courier New"/>
        </w:rPr>
        <w:t>BarcoSDK</w:t>
      </w:r>
      <w:proofErr w:type="spellEnd"/>
    </w:p>
    <w:p w:rsidR="00531BB1" w:rsidRPr="00F40F1B" w:rsidRDefault="00531BB1" w:rsidP="007F78C1">
      <w:pPr>
        <w:rPr>
          <w:rFonts w:ascii="Courier New" w:hAnsi="Courier New" w:cs="Courier New"/>
        </w:rPr>
      </w:pPr>
      <w:r>
        <w:tab/>
      </w:r>
      <w:proofErr w:type="gramStart"/>
      <w:r w:rsidRPr="00F40F1B">
        <w:rPr>
          <w:rFonts w:ascii="Courier New" w:hAnsi="Courier New" w:cs="Courier New"/>
        </w:rPr>
        <w:t>player</w:t>
      </w:r>
      <w:proofErr w:type="gramEnd"/>
    </w:p>
    <w:p w:rsidR="00531BB1" w:rsidRDefault="00531BB1" w:rsidP="007F78C1">
      <w:r>
        <w:tab/>
      </w:r>
      <w:r>
        <w:tab/>
      </w:r>
      <w:proofErr w:type="gramStart"/>
      <w:r w:rsidRPr="00F40F1B">
        <w:rPr>
          <w:rFonts w:ascii="Courier New" w:hAnsi="Courier New" w:cs="Courier New"/>
        </w:rPr>
        <w:t>doc</w:t>
      </w:r>
      <w:proofErr w:type="gramEnd"/>
      <w:r>
        <w:t xml:space="preserve"> </w:t>
      </w:r>
      <w:r w:rsidRPr="00C55DBD">
        <w:rPr>
          <w:i/>
        </w:rPr>
        <w:t>{where this document resides}</w:t>
      </w:r>
    </w:p>
    <w:p w:rsidR="00531BB1" w:rsidRPr="00F40F1B" w:rsidRDefault="00531BB1" w:rsidP="007F78C1">
      <w:pPr>
        <w:rPr>
          <w:rFonts w:ascii="Courier New" w:hAnsi="Courier New" w:cs="Courier New"/>
        </w:rPr>
      </w:pPr>
      <w:r>
        <w:tab/>
      </w:r>
      <w:r>
        <w:tab/>
      </w:r>
      <w:proofErr w:type="spellStart"/>
      <w:proofErr w:type="gramStart"/>
      <w:r w:rsidRPr="00F40F1B">
        <w:rPr>
          <w:rFonts w:ascii="Courier New" w:hAnsi="Courier New" w:cs="Courier New"/>
        </w:rPr>
        <w:t>src</w:t>
      </w:r>
      <w:proofErr w:type="spellEnd"/>
      <w:proofErr w:type="gramEnd"/>
    </w:p>
    <w:p w:rsidR="00531BB1" w:rsidRDefault="00531BB1" w:rsidP="007F78C1">
      <w:r>
        <w:tab/>
      </w:r>
      <w:r>
        <w:tab/>
      </w:r>
      <w:r>
        <w:tab/>
      </w:r>
      <w:proofErr w:type="spellStart"/>
      <w:proofErr w:type="gramStart"/>
      <w:r w:rsidRPr="00F40F1B">
        <w:rPr>
          <w:rFonts w:ascii="Courier New" w:hAnsi="Courier New" w:cs="Courier New"/>
        </w:rPr>
        <w:t>guiAPIAgent</w:t>
      </w:r>
      <w:proofErr w:type="spellEnd"/>
      <w:proofErr w:type="gramEnd"/>
      <w:r>
        <w:t xml:space="preserve"> </w:t>
      </w:r>
      <w:r w:rsidRPr="00C55DBD">
        <w:rPr>
          <w:i/>
        </w:rPr>
        <w:t>{contains some utility code}</w:t>
      </w:r>
    </w:p>
    <w:p w:rsidR="00531BB1" w:rsidRDefault="00531BB1" w:rsidP="007F78C1">
      <w:r>
        <w:tab/>
      </w:r>
      <w:r>
        <w:tab/>
      </w:r>
      <w:r>
        <w:tab/>
      </w:r>
      <w:proofErr w:type="spellStart"/>
      <w:proofErr w:type="gramStart"/>
      <w:r w:rsidRPr="00F40F1B">
        <w:rPr>
          <w:rFonts w:ascii="Courier New" w:hAnsi="Courier New" w:cs="Courier New"/>
        </w:rPr>
        <w:t>jquery</w:t>
      </w:r>
      <w:proofErr w:type="spellEnd"/>
      <w:proofErr w:type="gramEnd"/>
      <w:r>
        <w:t xml:space="preserve"> </w:t>
      </w:r>
      <w:r w:rsidRPr="00C55DBD">
        <w:rPr>
          <w:i/>
        </w:rPr>
        <w:t>{contains a copy of the open-source jQuery library}</w:t>
      </w:r>
    </w:p>
    <w:p w:rsidR="00531BB1" w:rsidRDefault="00531BB1" w:rsidP="007F78C1">
      <w:r>
        <w:tab/>
      </w:r>
      <w:r>
        <w:tab/>
      </w:r>
      <w:r>
        <w:tab/>
      </w:r>
      <w:proofErr w:type="spellStart"/>
      <w:proofErr w:type="gramStart"/>
      <w:r w:rsidRPr="00F40F1B">
        <w:rPr>
          <w:rFonts w:ascii="Courier New" w:hAnsi="Courier New" w:cs="Courier New"/>
        </w:rPr>
        <w:t>js</w:t>
      </w:r>
      <w:proofErr w:type="spellEnd"/>
      <w:proofErr w:type="gramEnd"/>
      <w:r>
        <w:t xml:space="preserve"> </w:t>
      </w:r>
      <w:r w:rsidRPr="00C55DBD">
        <w:rPr>
          <w:i/>
        </w:rPr>
        <w:t>{contains the SDK Player code}</w:t>
      </w:r>
    </w:p>
    <w:p w:rsidR="00531BB1" w:rsidRDefault="00531BB1" w:rsidP="007F78C1">
      <w:r>
        <w:tab/>
      </w:r>
      <w:r>
        <w:tab/>
      </w:r>
      <w:r>
        <w:tab/>
      </w:r>
      <w:proofErr w:type="gramStart"/>
      <w:r w:rsidRPr="00F40F1B">
        <w:rPr>
          <w:rFonts w:ascii="Courier New" w:hAnsi="Courier New" w:cs="Courier New"/>
        </w:rPr>
        <w:t>resource</w:t>
      </w:r>
      <w:r w:rsidR="00F40F1B" w:rsidRPr="00F40F1B">
        <w:rPr>
          <w:rFonts w:ascii="Courier New" w:hAnsi="Courier New" w:cs="Courier New"/>
        </w:rPr>
        <w:t>s</w:t>
      </w:r>
      <w:proofErr w:type="gramEnd"/>
      <w:r>
        <w:t xml:space="preserve"> </w:t>
      </w:r>
      <w:r w:rsidRPr="00C55DBD">
        <w:rPr>
          <w:i/>
        </w:rPr>
        <w:t xml:space="preserve">{contains </w:t>
      </w:r>
      <w:r w:rsidR="00C55DBD">
        <w:rPr>
          <w:i/>
        </w:rPr>
        <w:t>CSS/image files</w:t>
      </w:r>
      <w:r w:rsidR="00F40F1B" w:rsidRPr="00C55DBD">
        <w:rPr>
          <w:i/>
        </w:rPr>
        <w:t xml:space="preserve"> used by the SDK Player}</w:t>
      </w:r>
    </w:p>
    <w:p w:rsidR="00F03054" w:rsidRDefault="00F03054" w:rsidP="00F03054">
      <w:r>
        <w:tab/>
      </w:r>
      <w:r>
        <w:tab/>
      </w:r>
      <w:r>
        <w:tab/>
      </w:r>
      <w:r>
        <w:rPr>
          <w:rFonts w:ascii="Courier New" w:hAnsi="Courier New" w:cs="Courier New"/>
        </w:rPr>
        <w:t>Player.css</w:t>
      </w:r>
      <w:r>
        <w:t xml:space="preserve"> </w:t>
      </w:r>
      <w:r>
        <w:rPr>
          <w:i/>
        </w:rPr>
        <w:t>{CSS for Player.html only</w:t>
      </w:r>
      <w:r w:rsidRPr="00C55DBD">
        <w:rPr>
          <w:i/>
        </w:rPr>
        <w:t>}</w:t>
      </w:r>
    </w:p>
    <w:p w:rsidR="00F40F1B" w:rsidRDefault="00F40F1B" w:rsidP="007F78C1">
      <w:r>
        <w:tab/>
      </w:r>
      <w:r>
        <w:tab/>
      </w:r>
      <w:r>
        <w:tab/>
      </w:r>
      <w:r w:rsidRPr="00F40F1B">
        <w:rPr>
          <w:rFonts w:ascii="Courier New" w:hAnsi="Courier New" w:cs="Courier New"/>
        </w:rPr>
        <w:t>Player.html</w:t>
      </w:r>
      <w:r>
        <w:t xml:space="preserve"> </w:t>
      </w:r>
      <w:r w:rsidRPr="00C55DBD">
        <w:rPr>
          <w:i/>
        </w:rPr>
        <w:t>{Sample player code as a starting point}</w:t>
      </w:r>
    </w:p>
    <w:p w:rsidR="00F03054" w:rsidRDefault="00F03054" w:rsidP="00F03054">
      <w:r>
        <w:tab/>
      </w:r>
      <w:r>
        <w:tab/>
      </w:r>
      <w:r>
        <w:tab/>
      </w:r>
      <w:r w:rsidRPr="00F40F1B">
        <w:rPr>
          <w:rFonts w:ascii="Courier New" w:hAnsi="Courier New" w:cs="Courier New"/>
        </w:rPr>
        <w:t>Player.js</w:t>
      </w:r>
      <w:r>
        <w:t xml:space="preserve"> </w:t>
      </w:r>
      <w:r w:rsidRPr="00C55DBD">
        <w:rPr>
          <w:i/>
        </w:rPr>
        <w:t>{JS code for Player.html with example API calls}</w:t>
      </w:r>
    </w:p>
    <w:p w:rsidR="00F40F1B" w:rsidRDefault="00F40F1B" w:rsidP="007F78C1">
      <w:r>
        <w:tab/>
      </w:r>
      <w:r>
        <w:tab/>
      </w:r>
      <w:r>
        <w:tab/>
      </w:r>
      <w:r w:rsidRPr="00F40F1B">
        <w:rPr>
          <w:rFonts w:ascii="Courier New" w:hAnsi="Courier New" w:cs="Courier New"/>
        </w:rPr>
        <w:t>PlayerEmbedURL.html</w:t>
      </w:r>
      <w:r>
        <w:t xml:space="preserve"> </w:t>
      </w:r>
      <w:r w:rsidRPr="00C55DBD">
        <w:rPr>
          <w:i/>
        </w:rPr>
        <w:t>{Simpler way to embed the SDK Player}</w:t>
      </w:r>
    </w:p>
    <w:p w:rsidR="00531BB1" w:rsidRDefault="00531BB1" w:rsidP="007F78C1">
      <w:r>
        <w:tab/>
      </w:r>
      <w:proofErr w:type="gramStart"/>
      <w:r w:rsidRPr="00F40F1B">
        <w:rPr>
          <w:rFonts w:ascii="Courier New" w:hAnsi="Courier New" w:cs="Courier New"/>
        </w:rPr>
        <w:t>rest</w:t>
      </w:r>
      <w:proofErr w:type="gramEnd"/>
      <w:r>
        <w:t xml:space="preserve"> </w:t>
      </w:r>
      <w:r w:rsidRPr="00C55DBD">
        <w:rPr>
          <w:i/>
        </w:rPr>
        <w:t>{outside the scope of this document}</w:t>
      </w:r>
    </w:p>
    <w:p w:rsidR="00531BB1" w:rsidRPr="007F78C1" w:rsidRDefault="00531BB1" w:rsidP="007F78C1">
      <w:r>
        <w:tab/>
      </w:r>
      <w:proofErr w:type="spellStart"/>
      <w:proofErr w:type="gramStart"/>
      <w:r w:rsidRPr="00F40F1B">
        <w:rPr>
          <w:rFonts w:ascii="Courier New" w:hAnsi="Courier New" w:cs="Courier New"/>
        </w:rPr>
        <w:t>xmpp</w:t>
      </w:r>
      <w:proofErr w:type="spellEnd"/>
      <w:proofErr w:type="gramEnd"/>
      <w:r>
        <w:t xml:space="preserve"> </w:t>
      </w:r>
      <w:r w:rsidRPr="00C55DBD">
        <w:rPr>
          <w:i/>
        </w:rPr>
        <w:t>{outside the scope of this document}</w:t>
      </w:r>
    </w:p>
    <w:p w:rsidR="00B730CC" w:rsidRDefault="00B730CC" w:rsidP="00F454F5"/>
    <w:p w:rsidR="00B730CC" w:rsidRDefault="00F454F5" w:rsidP="00F454F5">
      <w:r>
        <w:t>You can either include you</w:t>
      </w:r>
      <w:r w:rsidR="00C55DBD">
        <w:t>r</w:t>
      </w:r>
      <w:r>
        <w:t xml:space="preserve"> code for</w:t>
      </w:r>
      <w:r w:rsidR="00C55DBD">
        <w:t xml:space="preserve"> embedding the SDK player within the</w:t>
      </w:r>
      <w:r>
        <w:t xml:space="preserve"> </w:t>
      </w:r>
      <w:r w:rsidRPr="00C55DBD">
        <w:rPr>
          <w:rFonts w:ascii="Courier New" w:hAnsi="Courier New" w:cs="Courier New"/>
        </w:rPr>
        <w:t>…/</w:t>
      </w:r>
      <w:proofErr w:type="spellStart"/>
      <w:r w:rsidRPr="00C55DBD">
        <w:rPr>
          <w:rFonts w:ascii="Courier New" w:hAnsi="Courier New" w:cs="Courier New"/>
        </w:rPr>
        <w:t>BarcoSDK</w:t>
      </w:r>
      <w:proofErr w:type="spellEnd"/>
      <w:r w:rsidRPr="00C55DBD">
        <w:rPr>
          <w:rFonts w:ascii="Courier New" w:hAnsi="Courier New" w:cs="Courier New"/>
        </w:rPr>
        <w:t>/player/</w:t>
      </w:r>
      <w:proofErr w:type="spellStart"/>
      <w:r w:rsidRPr="00C55DBD">
        <w:rPr>
          <w:rFonts w:ascii="Courier New" w:hAnsi="Courier New" w:cs="Courier New"/>
        </w:rPr>
        <w:t>src</w:t>
      </w:r>
      <w:proofErr w:type="spellEnd"/>
      <w:r>
        <w:t xml:space="preserve"> </w:t>
      </w:r>
      <w:r w:rsidR="00C55DBD">
        <w:t xml:space="preserve">directory (where </w:t>
      </w:r>
      <w:r w:rsidR="00C55DBD" w:rsidRPr="00C55DBD">
        <w:rPr>
          <w:rFonts w:ascii="Courier New" w:hAnsi="Courier New" w:cs="Courier New"/>
        </w:rPr>
        <w:t>Player.html</w:t>
      </w:r>
      <w:r w:rsidR="00C55DBD">
        <w:t xml:space="preserve"> is) </w:t>
      </w:r>
      <w:r>
        <w:t>as we d</w:t>
      </w:r>
      <w:r w:rsidR="00C55DBD">
        <w:t>o for our examples</w:t>
      </w:r>
      <w:r w:rsidR="00B730CC">
        <w:t>. O</w:t>
      </w:r>
      <w:r w:rsidR="00C55DBD">
        <w:t>r</w:t>
      </w:r>
      <w:r w:rsidR="00B730CC">
        <w:t>, you can</w:t>
      </w:r>
      <w:r w:rsidR="00C55DBD">
        <w:t xml:space="preserve"> embed</w:t>
      </w:r>
      <w:r>
        <w:t xml:space="preserve"> from outside being mindful that all </w:t>
      </w:r>
      <w:r w:rsidR="00B5374D">
        <w:t xml:space="preserve">scripting and </w:t>
      </w:r>
      <w:r>
        <w:t xml:space="preserve">CSS links </w:t>
      </w:r>
      <w:r w:rsidR="00B730CC">
        <w:t>referencing</w:t>
      </w:r>
      <w:r>
        <w:t xml:space="preserve"> the SDK player will have to be modified to include </w:t>
      </w:r>
      <w:r w:rsidRPr="00C55DBD">
        <w:rPr>
          <w:rFonts w:ascii="Courier New" w:hAnsi="Courier New" w:cs="Courier New"/>
        </w:rPr>
        <w:t>…/</w:t>
      </w:r>
      <w:proofErr w:type="spellStart"/>
      <w:r w:rsidRPr="00C55DBD">
        <w:rPr>
          <w:rFonts w:ascii="Courier New" w:hAnsi="Courier New" w:cs="Courier New"/>
        </w:rPr>
        <w:t>BarcoSDK</w:t>
      </w:r>
      <w:proofErr w:type="spellEnd"/>
      <w:r w:rsidRPr="00C55DBD">
        <w:rPr>
          <w:rFonts w:ascii="Courier New" w:hAnsi="Courier New" w:cs="Courier New"/>
        </w:rPr>
        <w:t>/player/</w:t>
      </w:r>
      <w:proofErr w:type="spellStart"/>
      <w:r w:rsidRPr="00C55DBD">
        <w:rPr>
          <w:rFonts w:ascii="Courier New" w:hAnsi="Courier New" w:cs="Courier New"/>
        </w:rPr>
        <w:t>src</w:t>
      </w:r>
      <w:proofErr w:type="spellEnd"/>
      <w:r w:rsidRPr="00C55DBD">
        <w:rPr>
          <w:rFonts w:ascii="Courier New" w:hAnsi="Courier New" w:cs="Courier New"/>
        </w:rPr>
        <w:t>/…</w:t>
      </w:r>
      <w:r>
        <w:t xml:space="preserve"> </w:t>
      </w:r>
      <w:r w:rsidR="00C55DBD">
        <w:t>in the path</w:t>
      </w:r>
      <w:r w:rsidR="00B730CC">
        <w:t>s</w:t>
      </w:r>
      <w:r w:rsidR="00C55DBD">
        <w:t>.</w:t>
      </w:r>
    </w:p>
    <w:p w:rsidR="00251173" w:rsidRDefault="00251173" w:rsidP="00F454F5">
      <w:pPr>
        <w:rPr>
          <w:b/>
        </w:rPr>
      </w:pPr>
    </w:p>
    <w:p w:rsidR="00251173" w:rsidRPr="00251173" w:rsidRDefault="00251173" w:rsidP="00F454F5">
      <w:pPr>
        <w:rPr>
          <w:b/>
        </w:rPr>
      </w:pPr>
      <w:r w:rsidRPr="00251173">
        <w:rPr>
          <w:b/>
        </w:rPr>
        <w:t>Best Practices for using the SDK Player in custom web apps</w:t>
      </w:r>
    </w:p>
    <w:p w:rsidR="00B730CC" w:rsidRDefault="00162B51" w:rsidP="00F454F5">
      <w:r>
        <w:t xml:space="preserve">The </w:t>
      </w:r>
      <w:proofErr w:type="spellStart"/>
      <w:r w:rsidRPr="00827E0A">
        <w:rPr>
          <w:rFonts w:ascii="Courier New" w:hAnsi="Courier New" w:cs="Courier New"/>
        </w:rPr>
        <w:t>BarcoSDK</w:t>
      </w:r>
      <w:proofErr w:type="spellEnd"/>
      <w:r>
        <w:t xml:space="preserve"> </w:t>
      </w:r>
      <w:r w:rsidR="00677C89">
        <w:t>directory should be left intact</w:t>
      </w:r>
      <w:r>
        <w:t xml:space="preserve"> and your code should reference the script and resources files with the appropriate path to access those scripts and resources. </w:t>
      </w:r>
      <w:r w:rsidR="005E14AC">
        <w:t>This separation will allow you to receive updates and bug fixes</w:t>
      </w:r>
      <w:r w:rsidR="00DA42D3">
        <w:t xml:space="preserve"> from Barco with minim</w:t>
      </w:r>
      <w:r w:rsidR="008A7F9C">
        <w:t>al interruptions on</w:t>
      </w:r>
      <w:r w:rsidR="00677C89">
        <w:t xml:space="preserve"> your code</w:t>
      </w:r>
      <w:r w:rsidR="005E14AC">
        <w:t xml:space="preserve">. </w:t>
      </w:r>
      <w:r>
        <w:t xml:space="preserve">For example, if you place your web </w:t>
      </w:r>
      <w:r>
        <w:lastRenderedPageBreak/>
        <w:t xml:space="preserve">page/app parallel to the </w:t>
      </w:r>
      <w:proofErr w:type="spellStart"/>
      <w:r w:rsidRPr="00DA42D3">
        <w:rPr>
          <w:rFonts w:ascii="Courier New" w:hAnsi="Courier New" w:cs="Courier New"/>
        </w:rPr>
        <w:t>BarcoSDK</w:t>
      </w:r>
      <w:proofErr w:type="spellEnd"/>
      <w:r>
        <w:t xml:space="preserve"> dir</w:t>
      </w:r>
      <w:r w:rsidR="000A1753">
        <w:t>ectory your script and resource</w:t>
      </w:r>
      <w:r>
        <w:t xml:space="preserve"> links should contain paths that look like this:</w:t>
      </w:r>
    </w:p>
    <w:p w:rsidR="00DA42D3" w:rsidRPr="00DA42D3" w:rsidRDefault="00DA42D3" w:rsidP="00F454F5">
      <w:pPr>
        <w:rPr>
          <w:rFonts w:ascii="Courier New" w:hAnsi="Courier New" w:cs="Courier New"/>
          <w:sz w:val="20"/>
          <w:szCs w:val="20"/>
        </w:rPr>
      </w:pPr>
      <w:r w:rsidRPr="00DA42D3">
        <w:rPr>
          <w:rFonts w:ascii="Courier New" w:hAnsi="Courier New" w:cs="Courier New"/>
          <w:sz w:val="20"/>
          <w:szCs w:val="20"/>
        </w:rPr>
        <w:t>&lt;</w:t>
      </w:r>
      <w:proofErr w:type="gramStart"/>
      <w:r w:rsidRPr="00DA42D3">
        <w:rPr>
          <w:rFonts w:ascii="Courier New" w:hAnsi="Courier New" w:cs="Courier New"/>
          <w:sz w:val="20"/>
          <w:szCs w:val="20"/>
        </w:rPr>
        <w:t>script</w:t>
      </w:r>
      <w:proofErr w:type="gramEnd"/>
      <w:r w:rsidRPr="00DA42D3">
        <w:rPr>
          <w:rFonts w:ascii="Courier New" w:hAnsi="Courier New" w:cs="Courier New"/>
          <w:sz w:val="20"/>
          <w:szCs w:val="20"/>
        </w:rPr>
        <w:t xml:space="preserve"> </w:t>
      </w:r>
      <w:proofErr w:type="spellStart"/>
      <w:r w:rsidRPr="00DA42D3">
        <w:rPr>
          <w:rFonts w:ascii="Courier New" w:hAnsi="Courier New" w:cs="Courier New"/>
          <w:sz w:val="20"/>
          <w:szCs w:val="20"/>
        </w:rPr>
        <w:t>src</w:t>
      </w:r>
      <w:proofErr w:type="spellEnd"/>
      <w:r w:rsidRPr="00DA42D3">
        <w:rPr>
          <w:rFonts w:ascii="Courier New" w:hAnsi="Courier New" w:cs="Courier New"/>
          <w:sz w:val="20"/>
          <w:szCs w:val="20"/>
        </w:rPr>
        <w:t>=”./</w:t>
      </w:r>
      <w:proofErr w:type="spellStart"/>
      <w:r w:rsidRPr="00DA42D3">
        <w:rPr>
          <w:rFonts w:ascii="Courier New" w:hAnsi="Courier New" w:cs="Courier New"/>
          <w:sz w:val="20"/>
          <w:szCs w:val="20"/>
        </w:rPr>
        <w:t>BarcoSDK</w:t>
      </w:r>
      <w:proofErr w:type="spellEnd"/>
      <w:r w:rsidRPr="00DA42D3">
        <w:rPr>
          <w:rFonts w:ascii="Courier New" w:hAnsi="Courier New" w:cs="Courier New"/>
          <w:sz w:val="20"/>
          <w:szCs w:val="20"/>
        </w:rPr>
        <w:t>/player/</w:t>
      </w:r>
      <w:proofErr w:type="spellStart"/>
      <w:r w:rsidRPr="00DA42D3">
        <w:rPr>
          <w:rFonts w:ascii="Courier New" w:hAnsi="Courier New" w:cs="Courier New"/>
          <w:sz w:val="20"/>
          <w:szCs w:val="20"/>
        </w:rPr>
        <w:t>src</w:t>
      </w:r>
      <w:proofErr w:type="spellEnd"/>
      <w:r w:rsidRPr="00DA42D3">
        <w:rPr>
          <w:rFonts w:ascii="Courier New" w:hAnsi="Courier New" w:cs="Courier New"/>
          <w:sz w:val="20"/>
          <w:szCs w:val="20"/>
        </w:rPr>
        <w:t>/</w:t>
      </w:r>
      <w:proofErr w:type="spellStart"/>
      <w:r w:rsidRPr="00DA42D3">
        <w:rPr>
          <w:rFonts w:ascii="Courier New" w:hAnsi="Courier New" w:cs="Courier New"/>
          <w:sz w:val="20"/>
          <w:szCs w:val="20"/>
        </w:rPr>
        <w:t>js</w:t>
      </w:r>
      <w:proofErr w:type="spellEnd"/>
      <w:r w:rsidRPr="00DA42D3">
        <w:rPr>
          <w:rFonts w:ascii="Courier New" w:hAnsi="Courier New" w:cs="Courier New"/>
          <w:sz w:val="20"/>
          <w:szCs w:val="20"/>
        </w:rPr>
        <w:t>/BarcoPlayerInterface.js”&gt;&lt;/script&gt;</w:t>
      </w:r>
    </w:p>
    <w:p w:rsidR="00162B51" w:rsidRDefault="00162B51" w:rsidP="00F454F5"/>
    <w:p w:rsidR="00F454F5" w:rsidRDefault="00C55DBD" w:rsidP="00F454F5">
      <w:r>
        <w:t xml:space="preserve">The difference between the two sample HTML files: </w:t>
      </w:r>
      <w:r w:rsidRPr="00C55DBD">
        <w:rPr>
          <w:rFonts w:ascii="Courier New" w:hAnsi="Courier New" w:cs="Courier New"/>
        </w:rPr>
        <w:t>Player.html</w:t>
      </w:r>
      <w:r>
        <w:t xml:space="preserve"> and </w:t>
      </w:r>
      <w:r w:rsidRPr="00C55DBD">
        <w:rPr>
          <w:rFonts w:ascii="Courier New" w:hAnsi="Courier New" w:cs="Courier New"/>
        </w:rPr>
        <w:t>PlayerEmbedURL.html</w:t>
      </w:r>
      <w:r>
        <w:t xml:space="preserve"> </w:t>
      </w:r>
      <w:r w:rsidR="008B65ED">
        <w:t>are</w:t>
      </w:r>
      <w:r>
        <w:t xml:space="preserve"> explained </w:t>
      </w:r>
      <w:r w:rsidR="008B65ED">
        <w:t>below</w:t>
      </w:r>
      <w:r>
        <w:t>.</w:t>
      </w:r>
    </w:p>
    <w:p w:rsidR="004B2124" w:rsidRDefault="004B2124">
      <w:pPr>
        <w:spacing w:after="200" w:line="276" w:lineRule="auto"/>
        <w:rPr>
          <w:b/>
          <w:sz w:val="36"/>
          <w:szCs w:val="36"/>
        </w:rPr>
      </w:pPr>
    </w:p>
    <w:p w:rsidR="008B65ED" w:rsidRDefault="008B65ED" w:rsidP="008B65ED">
      <w:pPr>
        <w:pStyle w:val="Heading1"/>
      </w:pPr>
      <w:bookmarkStart w:id="15" w:name="_Toc395521143"/>
      <w:r w:rsidRPr="00B152FE">
        <w:t>S</w:t>
      </w:r>
      <w:r>
        <w:t>imple Player without using the SDK API</w:t>
      </w:r>
      <w:bookmarkEnd w:id="15"/>
    </w:p>
    <w:p w:rsidR="00CD3728" w:rsidRPr="00B730CC" w:rsidRDefault="008B65ED" w:rsidP="008B65ED">
      <w:pPr>
        <w:rPr>
          <w:rFonts w:cs="Courier New"/>
          <w:szCs w:val="24"/>
        </w:rPr>
      </w:pPr>
      <w:r w:rsidRPr="004B2124">
        <w:rPr>
          <w:szCs w:val="24"/>
        </w:rPr>
        <w:t xml:space="preserve">The simplest way to embed the player is do it in the same way that the </w:t>
      </w:r>
      <w:r w:rsidRPr="004B2124">
        <w:rPr>
          <w:rFonts w:ascii="Courier New" w:hAnsi="Courier New" w:cs="Courier New"/>
          <w:szCs w:val="24"/>
        </w:rPr>
        <w:t xml:space="preserve">PlayerEmbedURL.html </w:t>
      </w:r>
      <w:r w:rsidRPr="004B2124">
        <w:rPr>
          <w:rFonts w:cs="Courier New"/>
          <w:szCs w:val="24"/>
        </w:rPr>
        <w:t>does it.</w:t>
      </w:r>
      <w:r w:rsidR="00447BAD" w:rsidRPr="004B2124">
        <w:rPr>
          <w:rFonts w:cs="Courier New"/>
          <w:szCs w:val="24"/>
        </w:rPr>
        <w:t xml:space="preserve"> This very much follows the</w:t>
      </w:r>
      <w:r w:rsidRPr="004B2124">
        <w:rPr>
          <w:rFonts w:cs="Courier New"/>
          <w:szCs w:val="24"/>
        </w:rPr>
        <w:t xml:space="preserve"> same approach that most 3</w:t>
      </w:r>
      <w:r w:rsidRPr="004B2124">
        <w:rPr>
          <w:rFonts w:cs="Courier New"/>
          <w:szCs w:val="24"/>
          <w:vertAlign w:val="superscript"/>
        </w:rPr>
        <w:t>rd</w:t>
      </w:r>
      <w:r w:rsidRPr="004B2124">
        <w:rPr>
          <w:rFonts w:cs="Courier New"/>
          <w:szCs w:val="24"/>
        </w:rPr>
        <w:t xml:space="preserve"> parties embed YouTube videos. It’s quick and simple but you cannot access the SDK Player API or customize its behavior very much. Similar to YouTube, you include the </w:t>
      </w:r>
      <w:proofErr w:type="spellStart"/>
      <w:r w:rsidRPr="004B2124">
        <w:rPr>
          <w:rFonts w:cs="Courier New"/>
          <w:i/>
          <w:szCs w:val="24"/>
        </w:rPr>
        <w:t>mediaURL</w:t>
      </w:r>
      <w:proofErr w:type="spellEnd"/>
      <w:r w:rsidR="009E103A" w:rsidRPr="004B2124">
        <w:rPr>
          <w:rFonts w:cs="Courier New"/>
          <w:szCs w:val="24"/>
        </w:rPr>
        <w:t xml:space="preserve"> and any additional player configuration parameters within the same URL string</w:t>
      </w:r>
      <w:r w:rsidRPr="004B2124">
        <w:rPr>
          <w:rFonts w:cs="Courier New"/>
          <w:szCs w:val="24"/>
        </w:rPr>
        <w:t>.</w:t>
      </w:r>
      <w:r w:rsidR="00447BAD" w:rsidRPr="004B2124">
        <w:rPr>
          <w:rFonts w:cs="Courier New"/>
          <w:szCs w:val="24"/>
        </w:rPr>
        <w:t xml:space="preserve"> </w:t>
      </w:r>
      <w:r w:rsidR="000A1753">
        <w:rPr>
          <w:rFonts w:cs="Courier New"/>
          <w:szCs w:val="24"/>
        </w:rPr>
        <w:t xml:space="preserve">There is no need to reference any addition script or resource links in your web page/app. </w:t>
      </w:r>
      <w:r w:rsidR="00447BAD" w:rsidRPr="004B2124">
        <w:rPr>
          <w:rFonts w:cs="Courier New"/>
          <w:szCs w:val="24"/>
        </w:rPr>
        <w:t>Y</w:t>
      </w:r>
      <w:r w:rsidR="00447BAD" w:rsidRPr="004B2124">
        <w:rPr>
          <w:szCs w:val="24"/>
        </w:rPr>
        <w:t xml:space="preserve">ou will have to substitute your own </w:t>
      </w:r>
      <w:proofErr w:type="spellStart"/>
      <w:r w:rsidR="00447BAD" w:rsidRPr="004B2124">
        <w:rPr>
          <w:i/>
          <w:szCs w:val="24"/>
        </w:rPr>
        <w:t>mediaURL</w:t>
      </w:r>
      <w:proofErr w:type="spellEnd"/>
      <w:r w:rsidR="00447BAD" w:rsidRPr="004B2124">
        <w:rPr>
          <w:szCs w:val="24"/>
        </w:rPr>
        <w:t xml:space="preserve"> where the placeholder is shown below. Obtaining a </w:t>
      </w:r>
      <w:proofErr w:type="spellStart"/>
      <w:r w:rsidR="00447BAD" w:rsidRPr="004B2124">
        <w:rPr>
          <w:i/>
          <w:szCs w:val="24"/>
        </w:rPr>
        <w:t>mediaURL</w:t>
      </w:r>
      <w:proofErr w:type="spellEnd"/>
      <w:r w:rsidR="00447BAD" w:rsidRPr="004B2124">
        <w:rPr>
          <w:szCs w:val="24"/>
        </w:rPr>
        <w:t xml:space="preserve"> is outside </w:t>
      </w:r>
      <w:r w:rsidR="00447BAD" w:rsidRPr="00B730CC">
        <w:rPr>
          <w:szCs w:val="24"/>
        </w:rPr>
        <w:t xml:space="preserve">the scope of this document. </w:t>
      </w:r>
      <w:r w:rsidR="009E103A" w:rsidRPr="00B730CC">
        <w:rPr>
          <w:rFonts w:cs="Courier New"/>
          <w:szCs w:val="24"/>
        </w:rPr>
        <w:t>Here’s an example:</w:t>
      </w:r>
      <w:r w:rsidRPr="00B730CC">
        <w:rPr>
          <w:rFonts w:cs="Courier New"/>
          <w:szCs w:val="24"/>
        </w:rPr>
        <w:t xml:space="preserve"> </w:t>
      </w:r>
    </w:p>
    <w:p w:rsidR="00DA42D3" w:rsidRPr="00DA42D3" w:rsidRDefault="00DA42D3" w:rsidP="007B6B6E">
      <w:pPr>
        <w:spacing w:after="0" w:line="276" w:lineRule="auto"/>
        <w:rPr>
          <w:rFonts w:ascii="Courier New" w:hAnsi="Courier New" w:cs="Courier New"/>
          <w:sz w:val="20"/>
          <w:szCs w:val="20"/>
        </w:rPr>
      </w:pPr>
      <w:r w:rsidRPr="00DA42D3">
        <w:rPr>
          <w:rFonts w:ascii="Courier New" w:hAnsi="Courier New" w:cs="Courier New"/>
          <w:sz w:val="20"/>
          <w:szCs w:val="20"/>
        </w:rPr>
        <w:t>&lt;div class="</w:t>
      </w:r>
      <w:proofErr w:type="spellStart"/>
      <w:r w:rsidRPr="00DA42D3">
        <w:rPr>
          <w:rFonts w:ascii="Courier New" w:hAnsi="Courier New" w:cs="Courier New"/>
          <w:sz w:val="20"/>
          <w:szCs w:val="20"/>
        </w:rPr>
        <w:t>mainContent</w:t>
      </w:r>
      <w:proofErr w:type="spellEnd"/>
      <w:r w:rsidRPr="00DA42D3">
        <w:rPr>
          <w:rFonts w:ascii="Courier New" w:hAnsi="Courier New" w:cs="Courier New"/>
          <w:sz w:val="20"/>
          <w:szCs w:val="20"/>
        </w:rPr>
        <w:t>"</w:t>
      </w:r>
      <w:proofErr w:type="gramStart"/>
      <w:r w:rsidRPr="00DA42D3">
        <w:rPr>
          <w:rFonts w:ascii="Courier New" w:hAnsi="Courier New" w:cs="Courier New"/>
          <w:sz w:val="20"/>
          <w:szCs w:val="20"/>
        </w:rPr>
        <w:t>  style</w:t>
      </w:r>
      <w:proofErr w:type="gramEnd"/>
      <w:r w:rsidRPr="00DA42D3">
        <w:rPr>
          <w:rFonts w:ascii="Courier New" w:hAnsi="Courier New" w:cs="Courier New"/>
          <w:sz w:val="20"/>
          <w:szCs w:val="20"/>
        </w:rPr>
        <w:t>="</w:t>
      </w:r>
      <w:proofErr w:type="spellStart"/>
      <w:r w:rsidRPr="00DA42D3">
        <w:rPr>
          <w:rFonts w:ascii="Courier New" w:hAnsi="Courier New" w:cs="Courier New"/>
          <w:sz w:val="20"/>
          <w:szCs w:val="20"/>
        </w:rPr>
        <w:t>margin:auto</w:t>
      </w:r>
      <w:proofErr w:type="spellEnd"/>
      <w:r w:rsidRPr="00DA42D3">
        <w:rPr>
          <w:rFonts w:ascii="Courier New" w:hAnsi="Courier New" w:cs="Courier New"/>
          <w:sz w:val="20"/>
          <w:szCs w:val="20"/>
        </w:rPr>
        <w:t>; width:640px; height:360px;"&gt;</w:t>
      </w:r>
    </w:p>
    <w:p w:rsidR="00DA42D3" w:rsidRDefault="00DA42D3" w:rsidP="007B6B6E">
      <w:pPr>
        <w:spacing w:after="0" w:line="276" w:lineRule="auto"/>
        <w:rPr>
          <w:rFonts w:ascii="Courier New" w:hAnsi="Courier New" w:cs="Courier New"/>
          <w:sz w:val="20"/>
          <w:szCs w:val="20"/>
        </w:rPr>
      </w:pPr>
      <w:r>
        <w:rPr>
          <w:rFonts w:ascii="Courier New" w:hAnsi="Courier New" w:cs="Courier New"/>
          <w:sz w:val="20"/>
          <w:szCs w:val="20"/>
        </w:rPr>
        <w:t xml:space="preserve">  </w:t>
      </w:r>
      <w:r w:rsidRPr="00DA42D3">
        <w:rPr>
          <w:rFonts w:ascii="Courier New" w:hAnsi="Courier New" w:cs="Courier New"/>
          <w:sz w:val="20"/>
          <w:szCs w:val="20"/>
        </w:rPr>
        <w:t>&lt;</w:t>
      </w:r>
      <w:proofErr w:type="spellStart"/>
      <w:r w:rsidRPr="00DA42D3">
        <w:rPr>
          <w:rFonts w:ascii="Courier New" w:hAnsi="Courier New" w:cs="Courier New"/>
          <w:sz w:val="20"/>
          <w:szCs w:val="20"/>
        </w:rPr>
        <w:t>iframe</w:t>
      </w:r>
      <w:proofErr w:type="spellEnd"/>
      <w:r w:rsidRPr="00DA42D3">
        <w:rPr>
          <w:rFonts w:ascii="Courier New" w:hAnsi="Courier New" w:cs="Courier New"/>
          <w:sz w:val="20"/>
          <w:szCs w:val="20"/>
        </w:rPr>
        <w:t xml:space="preserve"> id="</w:t>
      </w:r>
      <w:proofErr w:type="spellStart"/>
      <w:r w:rsidRPr="00DA42D3">
        <w:rPr>
          <w:rFonts w:ascii="Courier New" w:hAnsi="Courier New" w:cs="Courier New"/>
          <w:sz w:val="20"/>
          <w:szCs w:val="20"/>
        </w:rPr>
        <w:t>myFrame</w:t>
      </w:r>
      <w:proofErr w:type="spellEnd"/>
      <w:r w:rsidRPr="00DA42D3">
        <w:rPr>
          <w:rFonts w:ascii="Courier New" w:hAnsi="Courier New" w:cs="Courier New"/>
          <w:sz w:val="20"/>
          <w:szCs w:val="20"/>
        </w:rPr>
        <w:t>" style="width</w:t>
      </w:r>
      <w:proofErr w:type="gramStart"/>
      <w:r w:rsidRPr="00DA42D3">
        <w:rPr>
          <w:rFonts w:ascii="Courier New" w:hAnsi="Courier New" w:cs="Courier New"/>
          <w:sz w:val="20"/>
          <w:szCs w:val="20"/>
        </w:rPr>
        <w:t>:100</w:t>
      </w:r>
      <w:proofErr w:type="gramEnd"/>
      <w:r w:rsidRPr="00DA42D3">
        <w:rPr>
          <w:rFonts w:ascii="Courier New" w:hAnsi="Courier New" w:cs="Courier New"/>
          <w:sz w:val="20"/>
          <w:szCs w:val="20"/>
        </w:rPr>
        <w:t xml:space="preserve">%;height:100%" </w:t>
      </w:r>
      <w:proofErr w:type="spellStart"/>
      <w:r w:rsidRPr="00DA42D3">
        <w:rPr>
          <w:rFonts w:ascii="Courier New" w:hAnsi="Courier New" w:cs="Courier New"/>
          <w:sz w:val="20"/>
          <w:szCs w:val="20"/>
        </w:rPr>
        <w:t>frameBorder</w:t>
      </w:r>
      <w:proofErr w:type="spellEnd"/>
      <w:r w:rsidRPr="00DA42D3">
        <w:rPr>
          <w:rFonts w:ascii="Courier New" w:hAnsi="Courier New" w:cs="Courier New"/>
          <w:sz w:val="20"/>
          <w:szCs w:val="20"/>
        </w:rPr>
        <w:t>="0"</w:t>
      </w:r>
    </w:p>
    <w:p w:rsidR="00DA42D3" w:rsidRPr="00DA42D3" w:rsidRDefault="00DA42D3" w:rsidP="007B6B6E">
      <w:pPr>
        <w:spacing w:after="0" w:line="276" w:lineRule="auto"/>
        <w:rPr>
          <w:rFonts w:ascii="Courier New" w:hAnsi="Courier New" w:cs="Courier New"/>
          <w:sz w:val="20"/>
          <w:szCs w:val="20"/>
        </w:rPr>
      </w:pPr>
      <w:r>
        <w:rPr>
          <w:rFonts w:ascii="Courier New" w:hAnsi="Courier New" w:cs="Courier New"/>
          <w:sz w:val="20"/>
          <w:szCs w:val="20"/>
        </w:rPr>
        <w:t xml:space="preserve">    </w:t>
      </w:r>
      <w:r w:rsidRPr="00DA42D3">
        <w:rPr>
          <w:rFonts w:ascii="Courier New" w:hAnsi="Courier New" w:cs="Courier New"/>
          <w:sz w:val="20"/>
          <w:szCs w:val="20"/>
        </w:rPr>
        <w:t xml:space="preserve"> </w:t>
      </w:r>
      <w:proofErr w:type="gramStart"/>
      <w:r w:rsidRPr="00DA42D3">
        <w:rPr>
          <w:rFonts w:ascii="Courier New" w:hAnsi="Courier New" w:cs="Courier New"/>
          <w:sz w:val="20"/>
          <w:szCs w:val="20"/>
        </w:rPr>
        <w:t>scrolling</w:t>
      </w:r>
      <w:proofErr w:type="gramEnd"/>
      <w:r w:rsidRPr="00DA42D3">
        <w:rPr>
          <w:rFonts w:ascii="Courier New" w:hAnsi="Courier New" w:cs="Courier New"/>
          <w:sz w:val="20"/>
          <w:szCs w:val="20"/>
        </w:rPr>
        <w:t xml:space="preserve">="no" </w:t>
      </w:r>
      <w:proofErr w:type="spellStart"/>
      <w:r w:rsidRPr="00DA42D3">
        <w:rPr>
          <w:rFonts w:ascii="Courier New" w:hAnsi="Courier New" w:cs="Courier New"/>
          <w:sz w:val="20"/>
          <w:szCs w:val="20"/>
        </w:rPr>
        <w:t>allowfullscreen</w:t>
      </w:r>
      <w:proofErr w:type="spellEnd"/>
      <w:r w:rsidRPr="00DA42D3">
        <w:rPr>
          <w:rFonts w:ascii="Courier New" w:hAnsi="Courier New" w:cs="Courier New"/>
          <w:sz w:val="20"/>
          <w:szCs w:val="20"/>
        </w:rPr>
        <w:t>&gt;</w:t>
      </w:r>
    </w:p>
    <w:p w:rsidR="00DA42D3" w:rsidRPr="00DA42D3" w:rsidRDefault="00DA42D3" w:rsidP="007B6B6E">
      <w:pPr>
        <w:spacing w:after="0" w:line="276" w:lineRule="auto"/>
        <w:rPr>
          <w:rFonts w:ascii="Courier New" w:hAnsi="Courier New" w:cs="Courier New"/>
          <w:sz w:val="20"/>
          <w:szCs w:val="20"/>
        </w:rPr>
      </w:pPr>
      <w:r>
        <w:rPr>
          <w:rFonts w:ascii="Courier New" w:hAnsi="Courier New" w:cs="Courier New"/>
          <w:sz w:val="20"/>
          <w:szCs w:val="20"/>
        </w:rPr>
        <w:t xml:space="preserve">  </w:t>
      </w:r>
      <w:r w:rsidRPr="00DA42D3">
        <w:rPr>
          <w:rFonts w:ascii="Courier New" w:hAnsi="Courier New" w:cs="Courier New"/>
          <w:sz w:val="20"/>
          <w:szCs w:val="20"/>
        </w:rPr>
        <w:t>&lt;/</w:t>
      </w:r>
      <w:proofErr w:type="spellStart"/>
      <w:r w:rsidRPr="00DA42D3">
        <w:rPr>
          <w:rFonts w:ascii="Courier New" w:hAnsi="Courier New" w:cs="Courier New"/>
          <w:sz w:val="20"/>
          <w:szCs w:val="20"/>
        </w:rPr>
        <w:t>iframe</w:t>
      </w:r>
      <w:proofErr w:type="spellEnd"/>
      <w:r w:rsidRPr="00DA42D3">
        <w:rPr>
          <w:rFonts w:ascii="Courier New" w:hAnsi="Courier New" w:cs="Courier New"/>
          <w:sz w:val="20"/>
          <w:szCs w:val="20"/>
        </w:rPr>
        <w:t>&gt;</w:t>
      </w:r>
    </w:p>
    <w:p w:rsidR="00DA42D3" w:rsidRPr="00DA42D3" w:rsidRDefault="00DA42D3" w:rsidP="007B6B6E">
      <w:pPr>
        <w:spacing w:after="0" w:line="276" w:lineRule="auto"/>
        <w:rPr>
          <w:rFonts w:ascii="Courier New" w:hAnsi="Courier New" w:cs="Courier New"/>
          <w:sz w:val="20"/>
          <w:szCs w:val="20"/>
        </w:rPr>
      </w:pPr>
      <w:r w:rsidRPr="00DA42D3">
        <w:rPr>
          <w:rFonts w:ascii="Courier New" w:hAnsi="Courier New" w:cs="Courier New"/>
          <w:sz w:val="20"/>
          <w:szCs w:val="20"/>
        </w:rPr>
        <w:t>&lt;/div&gt;</w:t>
      </w:r>
    </w:p>
    <w:p w:rsidR="00CD3728" w:rsidRPr="00B730CC" w:rsidRDefault="00CD3728" w:rsidP="00CD3728">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rPr>
          <w:rFonts w:ascii="Lucida Console" w:eastAsiaTheme="minorHAnsi" w:hAnsi="Lucida Console" w:cs="Lucida Console"/>
          <w:color w:val="auto"/>
          <w:szCs w:val="24"/>
          <w:lang w:bidi="ar-SA"/>
        </w:rPr>
      </w:pPr>
    </w:p>
    <w:p w:rsidR="009E103A" w:rsidRDefault="007A2B89" w:rsidP="007A2B89">
      <w:r>
        <w:t>This e</w:t>
      </w:r>
      <w:r w:rsidR="009E103A">
        <w:t>mbed</w:t>
      </w:r>
      <w:r>
        <w:t>s</w:t>
      </w:r>
      <w:r w:rsidR="009E103A">
        <w:t xml:space="preserve"> the player within an &lt;</w:t>
      </w:r>
      <w:proofErr w:type="spellStart"/>
      <w:r w:rsidR="009E103A">
        <w:t>iframe</w:t>
      </w:r>
      <w:proofErr w:type="spellEnd"/>
      <w:r w:rsidR="009E103A">
        <w:t xml:space="preserve">&gt; then </w:t>
      </w:r>
      <w:r>
        <w:t xml:space="preserve">we </w:t>
      </w:r>
      <w:r w:rsidR="009E103A">
        <w:t xml:space="preserve">pass the </w:t>
      </w:r>
      <w:proofErr w:type="spellStart"/>
      <w:r w:rsidR="009E103A" w:rsidRPr="009E103A">
        <w:rPr>
          <w:i/>
        </w:rPr>
        <w:t>mediaURL</w:t>
      </w:r>
      <w:proofErr w:type="spellEnd"/>
      <w:r w:rsidR="009E103A">
        <w:t xml:space="preserve"> and </w:t>
      </w:r>
      <w:r>
        <w:t xml:space="preserve">any </w:t>
      </w:r>
      <w:r w:rsidR="009E103A">
        <w:t>player configuration parameters to it like this</w:t>
      </w:r>
      <w:r>
        <w:t>, all as one string</w:t>
      </w:r>
      <w:r w:rsidR="009E103A">
        <w:t>:</w:t>
      </w:r>
    </w:p>
    <w:p w:rsidR="009E103A" w:rsidRPr="00B730CC" w:rsidRDefault="00DA42D3" w:rsidP="007B6B6E">
      <w:pPr>
        <w:spacing w:line="276" w:lineRule="auto"/>
        <w:rPr>
          <w:rFonts w:ascii="Courier New" w:hAnsi="Courier New" w:cs="Courier New"/>
          <w:sz w:val="22"/>
        </w:rPr>
      </w:pPr>
      <w:proofErr w:type="spellStart"/>
      <w:proofErr w:type="gramStart"/>
      <w:r w:rsidRPr="00DA42D3">
        <w:rPr>
          <w:rFonts w:ascii="Courier New" w:hAnsi="Courier New" w:cs="Courier New"/>
        </w:rPr>
        <w:t>document.getElementById</w:t>
      </w:r>
      <w:proofErr w:type="spellEnd"/>
      <w:r w:rsidRPr="00DA42D3">
        <w:rPr>
          <w:rFonts w:ascii="Courier New" w:hAnsi="Courier New" w:cs="Courier New"/>
        </w:rPr>
        <w:t>(</w:t>
      </w:r>
      <w:proofErr w:type="gramEnd"/>
      <w:r w:rsidRPr="00DA42D3">
        <w:rPr>
          <w:rFonts w:ascii="Courier New" w:hAnsi="Courier New" w:cs="Courier New"/>
        </w:rPr>
        <w:t>'</w:t>
      </w:r>
      <w:proofErr w:type="spellStart"/>
      <w:r w:rsidRPr="00DA42D3">
        <w:rPr>
          <w:rFonts w:ascii="Courier New" w:hAnsi="Courier New" w:cs="Courier New"/>
        </w:rPr>
        <w:t>myFrame</w:t>
      </w:r>
      <w:proofErr w:type="spellEnd"/>
      <w:r w:rsidRPr="00DA42D3">
        <w:rPr>
          <w:rFonts w:ascii="Courier New" w:hAnsi="Courier New" w:cs="Courier New"/>
        </w:rPr>
        <w:t>').</w:t>
      </w:r>
      <w:proofErr w:type="spellStart"/>
      <w:r w:rsidRPr="00DA42D3">
        <w:rPr>
          <w:rFonts w:ascii="Courier New" w:hAnsi="Courier New" w:cs="Courier New"/>
        </w:rPr>
        <w:t>setAttribute</w:t>
      </w:r>
      <w:proofErr w:type="spellEnd"/>
      <w:r w:rsidRPr="00DA42D3">
        <w:rPr>
          <w:rFonts w:ascii="Courier New" w:hAnsi="Courier New" w:cs="Courier New"/>
        </w:rPr>
        <w:t>('</w:t>
      </w:r>
      <w:proofErr w:type="spellStart"/>
      <w:r w:rsidRPr="00DA42D3">
        <w:rPr>
          <w:rFonts w:ascii="Courier New" w:hAnsi="Courier New" w:cs="Courier New"/>
        </w:rPr>
        <w:t>src</w:t>
      </w:r>
      <w:proofErr w:type="spellEnd"/>
      <w:r w:rsidRPr="00DA42D3">
        <w:rPr>
          <w:rFonts w:ascii="Courier New" w:hAnsi="Courier New" w:cs="Courier New"/>
        </w:rPr>
        <w:t>',</w:t>
      </w:r>
      <w:r w:rsidR="009E103A" w:rsidRPr="00B730CC">
        <w:rPr>
          <w:rFonts w:ascii="Courier New" w:eastAsiaTheme="minorHAnsi" w:hAnsi="Courier New" w:cs="Courier New"/>
          <w:color w:val="auto"/>
          <w:sz w:val="22"/>
          <w:lang w:bidi="ar-SA"/>
        </w:rPr>
        <w:t xml:space="preserve"> </w:t>
      </w:r>
      <w:proofErr w:type="spellStart"/>
      <w:r w:rsidR="009E103A" w:rsidRPr="00DA42D3">
        <w:rPr>
          <w:i/>
        </w:rPr>
        <w:t>mediaURL</w:t>
      </w:r>
      <w:proofErr w:type="spellEnd"/>
      <w:r w:rsidR="009E103A" w:rsidRPr="00DA42D3">
        <w:t xml:space="preserve"> +</w:t>
      </w:r>
      <w:r w:rsidR="009E103A" w:rsidRPr="00B730CC">
        <w:rPr>
          <w:rFonts w:ascii="Courier New" w:eastAsiaTheme="minorHAnsi" w:hAnsi="Courier New" w:cs="Courier New"/>
          <w:color w:val="auto"/>
          <w:sz w:val="22"/>
          <w:lang w:bidi="ar-SA"/>
        </w:rPr>
        <w:t xml:space="preserve"> "</w:t>
      </w:r>
      <w:r w:rsidR="009E103A" w:rsidRPr="00F03054">
        <w:rPr>
          <w:rFonts w:ascii="Courier New" w:hAnsi="Courier New" w:cs="Courier New"/>
          <w:bCs/>
          <w:color w:val="00B050"/>
          <w:sz w:val="22"/>
        </w:rPr>
        <w:t>&amp;</w:t>
      </w:r>
      <w:proofErr w:type="spellStart"/>
      <w:r w:rsidR="009E103A" w:rsidRPr="00F03054">
        <w:rPr>
          <w:rFonts w:ascii="Courier New" w:hAnsi="Courier New" w:cs="Courier New"/>
          <w:bCs/>
          <w:color w:val="00B050"/>
          <w:sz w:val="22"/>
        </w:rPr>
        <w:t>confOpt_playerPref</w:t>
      </w:r>
      <w:proofErr w:type="spellEnd"/>
      <w:r w:rsidR="009E103A" w:rsidRPr="00F03054">
        <w:rPr>
          <w:rFonts w:ascii="Courier New" w:hAnsi="Courier New" w:cs="Courier New"/>
          <w:bCs/>
          <w:color w:val="00B050"/>
          <w:sz w:val="22"/>
        </w:rPr>
        <w:t>=HLS</w:t>
      </w:r>
      <w:r w:rsidR="009E103A" w:rsidRPr="00B730CC">
        <w:rPr>
          <w:rFonts w:ascii="Courier New" w:eastAsiaTheme="minorHAnsi" w:hAnsi="Courier New" w:cs="Courier New"/>
          <w:color w:val="auto"/>
          <w:sz w:val="22"/>
          <w:lang w:bidi="ar-SA"/>
        </w:rPr>
        <w:t>");</w:t>
      </w:r>
    </w:p>
    <w:p w:rsidR="009E103A" w:rsidRDefault="00B879FD" w:rsidP="007A2B89">
      <w:r>
        <w:t xml:space="preserve">This bit of JavaScript replaces the empty </w:t>
      </w:r>
      <w:proofErr w:type="spellStart"/>
      <w:r w:rsidRPr="00B879FD">
        <w:rPr>
          <w:rFonts w:ascii="Courier New" w:hAnsi="Courier New" w:cs="Courier New"/>
        </w:rPr>
        <w:t>src</w:t>
      </w:r>
      <w:proofErr w:type="spellEnd"/>
      <w:r>
        <w:t xml:space="preserve"> attribute within the </w:t>
      </w:r>
      <w:r w:rsidRPr="00B879FD">
        <w:rPr>
          <w:rFonts w:ascii="Courier New" w:hAnsi="Courier New" w:cs="Courier New"/>
        </w:rPr>
        <w:t>&lt;</w:t>
      </w:r>
      <w:proofErr w:type="spellStart"/>
      <w:r w:rsidRPr="00B879FD">
        <w:rPr>
          <w:rFonts w:ascii="Courier New" w:hAnsi="Courier New" w:cs="Courier New"/>
        </w:rPr>
        <w:t>iframe</w:t>
      </w:r>
      <w:proofErr w:type="spellEnd"/>
      <w:r w:rsidRPr="00B879FD">
        <w:rPr>
          <w:rFonts w:ascii="Courier New" w:hAnsi="Courier New" w:cs="Courier New"/>
        </w:rPr>
        <w:t>&gt;</w:t>
      </w:r>
      <w:r>
        <w:t xml:space="preserve"> tag with the URL to play. </w:t>
      </w:r>
      <w:r w:rsidR="007A2B89">
        <w:t xml:space="preserve">The string </w:t>
      </w:r>
      <w:r w:rsidR="00F03054" w:rsidRPr="00F03054">
        <w:rPr>
          <w:color w:val="00B050"/>
        </w:rPr>
        <w:t>in green</w:t>
      </w:r>
      <w:r w:rsidR="007A2B89" w:rsidRPr="00F03054">
        <w:rPr>
          <w:color w:val="00B050"/>
        </w:rPr>
        <w:t xml:space="preserve"> </w:t>
      </w:r>
      <w:r w:rsidR="007A2B89">
        <w:t xml:space="preserve">is </w:t>
      </w:r>
      <w:r>
        <w:t xml:space="preserve">appended to the </w:t>
      </w:r>
      <w:proofErr w:type="spellStart"/>
      <w:r w:rsidRPr="00B879FD">
        <w:rPr>
          <w:i/>
        </w:rPr>
        <w:t>mediaURL</w:t>
      </w:r>
      <w:proofErr w:type="spellEnd"/>
      <w:r>
        <w:t xml:space="preserve"> as </w:t>
      </w:r>
      <w:r w:rsidR="007A2B89">
        <w:t xml:space="preserve">an inline player configuration option </w:t>
      </w:r>
      <w:r w:rsidR="00447BAD">
        <w:t>and</w:t>
      </w:r>
      <w:r w:rsidR="009E103A">
        <w:t xml:space="preserve"> interpreted </w:t>
      </w:r>
      <w:r w:rsidR="007A2B89">
        <w:t>the same way as th</w:t>
      </w:r>
      <w:r>
        <w:t>ese</w:t>
      </w:r>
      <w:r w:rsidR="009E103A">
        <w:t xml:space="preserve"> </w:t>
      </w:r>
      <w:r w:rsidR="007A2B89">
        <w:t xml:space="preserve">equivalent JavaScript SDK Player </w:t>
      </w:r>
      <w:r w:rsidR="009E103A">
        <w:t>API call</w:t>
      </w:r>
      <w:r>
        <w:t>s</w:t>
      </w:r>
      <w:r w:rsidR="009E103A">
        <w:t>:</w:t>
      </w:r>
    </w:p>
    <w:p w:rsidR="00B879FD" w:rsidRPr="00B730CC" w:rsidRDefault="00D707B5" w:rsidP="00B879FD">
      <w:pPr>
        <w:rPr>
          <w:rFonts w:ascii="Courier New" w:eastAsiaTheme="minorHAnsi" w:hAnsi="Courier New" w:cs="Courier New"/>
          <w:color w:val="auto"/>
          <w:sz w:val="22"/>
          <w:lang w:bidi="ar-SA"/>
        </w:rPr>
      </w:pPr>
      <w:proofErr w:type="spellStart"/>
      <w:proofErr w:type="gramStart"/>
      <w:r>
        <w:rPr>
          <w:rFonts w:cs="Courier New"/>
          <w:i/>
          <w:sz w:val="22"/>
        </w:rPr>
        <w:t>videoPlayerRef</w:t>
      </w:r>
      <w:r w:rsidR="00B879FD" w:rsidRPr="00B730CC">
        <w:rPr>
          <w:rFonts w:ascii="Courier New" w:hAnsi="Courier New" w:cs="Courier New"/>
          <w:sz w:val="22"/>
        </w:rPr>
        <w:t>.player</w:t>
      </w:r>
      <w:proofErr w:type="spellEnd"/>
      <w:r w:rsidR="00B879FD" w:rsidRPr="00B730CC">
        <w:rPr>
          <w:rFonts w:ascii="Courier New" w:hAnsi="Courier New" w:cs="Courier New"/>
          <w:sz w:val="22"/>
        </w:rPr>
        <w:t>(</w:t>
      </w:r>
      <w:proofErr w:type="gramEnd"/>
      <w:r w:rsidR="00B879FD" w:rsidRPr="00B730CC">
        <w:rPr>
          <w:rFonts w:ascii="Courier New" w:eastAsiaTheme="minorHAnsi" w:hAnsi="Courier New" w:cs="Courier New"/>
          <w:color w:val="auto"/>
          <w:sz w:val="22"/>
          <w:lang w:bidi="ar-SA"/>
        </w:rPr>
        <w:t>'</w:t>
      </w:r>
      <w:proofErr w:type="spellStart"/>
      <w:r w:rsidR="00B879FD" w:rsidRPr="00B730CC">
        <w:rPr>
          <w:rFonts w:ascii="Courier New" w:hAnsi="Courier New" w:cs="Courier New"/>
          <w:sz w:val="22"/>
        </w:rPr>
        <w:t>conf</w:t>
      </w:r>
      <w:proofErr w:type="spellEnd"/>
      <w:r w:rsidR="00B879FD" w:rsidRPr="00B730CC">
        <w:rPr>
          <w:rFonts w:ascii="Courier New" w:eastAsiaTheme="minorHAnsi" w:hAnsi="Courier New" w:cs="Courier New"/>
          <w:color w:val="auto"/>
          <w:sz w:val="22"/>
          <w:lang w:bidi="ar-SA"/>
        </w:rPr>
        <w:t>',{'</w:t>
      </w:r>
      <w:proofErr w:type="spellStart"/>
      <w:r w:rsidR="00B879FD" w:rsidRPr="00B730CC">
        <w:rPr>
          <w:rFonts w:ascii="Courier New" w:eastAsiaTheme="minorHAnsi" w:hAnsi="Courier New" w:cs="Courier New"/>
          <w:color w:val="auto"/>
          <w:sz w:val="22"/>
          <w:lang w:bidi="ar-SA"/>
        </w:rPr>
        <w:t>playerPref</w:t>
      </w:r>
      <w:proofErr w:type="spellEnd"/>
      <w:r w:rsidR="00B879FD" w:rsidRPr="00B730CC">
        <w:rPr>
          <w:rFonts w:ascii="Courier New" w:eastAsiaTheme="minorHAnsi" w:hAnsi="Courier New" w:cs="Courier New"/>
          <w:color w:val="auto"/>
          <w:sz w:val="22"/>
          <w:lang w:bidi="ar-SA"/>
        </w:rPr>
        <w:t>':'HLS'});</w:t>
      </w:r>
    </w:p>
    <w:p w:rsidR="00B879FD" w:rsidRPr="00B730CC" w:rsidRDefault="00D707B5" w:rsidP="00B879FD">
      <w:pPr>
        <w:rPr>
          <w:rFonts w:ascii="Courier New" w:eastAsiaTheme="minorHAnsi" w:hAnsi="Courier New" w:cs="Courier New"/>
          <w:color w:val="auto"/>
          <w:sz w:val="22"/>
          <w:lang w:bidi="ar-SA"/>
        </w:rPr>
      </w:pPr>
      <w:proofErr w:type="spellStart"/>
      <w:proofErr w:type="gramStart"/>
      <w:r>
        <w:rPr>
          <w:rFonts w:cs="Courier New"/>
          <w:i/>
          <w:sz w:val="22"/>
        </w:rPr>
        <w:t>videoPlayerRef</w:t>
      </w:r>
      <w:r w:rsidR="00B879FD" w:rsidRPr="00B730CC">
        <w:rPr>
          <w:rFonts w:ascii="Courier New" w:hAnsi="Courier New" w:cs="Courier New"/>
          <w:sz w:val="22"/>
        </w:rPr>
        <w:t>.player</w:t>
      </w:r>
      <w:proofErr w:type="spellEnd"/>
      <w:r w:rsidR="00B879FD" w:rsidRPr="00B730CC">
        <w:rPr>
          <w:rFonts w:ascii="Courier New" w:hAnsi="Courier New" w:cs="Courier New"/>
          <w:sz w:val="22"/>
        </w:rPr>
        <w:t>(</w:t>
      </w:r>
      <w:proofErr w:type="gramEnd"/>
      <w:r w:rsidR="00B879FD" w:rsidRPr="00B730CC">
        <w:rPr>
          <w:rFonts w:ascii="Courier New" w:eastAsiaTheme="minorHAnsi" w:hAnsi="Courier New" w:cs="Courier New"/>
          <w:color w:val="auto"/>
          <w:sz w:val="22"/>
          <w:lang w:bidi="ar-SA"/>
        </w:rPr>
        <w:t>'</w:t>
      </w:r>
      <w:r w:rsidR="00B879FD" w:rsidRPr="00B730CC">
        <w:rPr>
          <w:rFonts w:ascii="Courier New" w:hAnsi="Courier New" w:cs="Courier New"/>
          <w:sz w:val="22"/>
        </w:rPr>
        <w:t>play</w:t>
      </w:r>
      <w:r w:rsidR="00B879FD" w:rsidRPr="00B730CC">
        <w:rPr>
          <w:rFonts w:ascii="Courier New" w:eastAsiaTheme="minorHAnsi" w:hAnsi="Courier New" w:cs="Courier New"/>
          <w:color w:val="auto"/>
          <w:sz w:val="22"/>
          <w:lang w:bidi="ar-SA"/>
        </w:rPr>
        <w:t>',</w:t>
      </w:r>
      <w:r w:rsidR="00B879FD" w:rsidRPr="00B730CC">
        <w:rPr>
          <w:rFonts w:eastAsiaTheme="minorHAnsi" w:cs="Courier New"/>
          <w:i/>
          <w:color w:val="auto"/>
          <w:sz w:val="22"/>
          <w:lang w:bidi="ar-SA"/>
        </w:rPr>
        <w:t xml:space="preserve"> </w:t>
      </w:r>
      <w:proofErr w:type="spellStart"/>
      <w:r w:rsidR="00B879FD" w:rsidRPr="00B730CC">
        <w:rPr>
          <w:rFonts w:eastAsiaTheme="minorHAnsi" w:cs="Courier New"/>
          <w:i/>
          <w:color w:val="auto"/>
          <w:sz w:val="22"/>
          <w:lang w:bidi="ar-SA"/>
        </w:rPr>
        <w:t>medialURL</w:t>
      </w:r>
      <w:proofErr w:type="spellEnd"/>
      <w:r w:rsidR="00B879FD" w:rsidRPr="00B730CC">
        <w:rPr>
          <w:rFonts w:ascii="Courier New" w:eastAsiaTheme="minorHAnsi" w:hAnsi="Courier New" w:cs="Courier New"/>
          <w:color w:val="auto"/>
          <w:sz w:val="22"/>
          <w:lang w:bidi="ar-SA"/>
        </w:rPr>
        <w:t>);</w:t>
      </w:r>
    </w:p>
    <w:p w:rsidR="007A2B89" w:rsidRPr="007A2B89" w:rsidRDefault="007A2B89" w:rsidP="007A2B89">
      <w:r>
        <w:rPr>
          <w:lang w:bidi="ar-SA"/>
        </w:rPr>
        <w:t xml:space="preserve">See the </w:t>
      </w:r>
      <w:r w:rsidRPr="00B879FD">
        <w:rPr>
          <w:b/>
          <w:lang w:bidi="ar-SA"/>
        </w:rPr>
        <w:t>Player Configuration</w:t>
      </w:r>
      <w:r>
        <w:rPr>
          <w:lang w:bidi="ar-SA"/>
        </w:rPr>
        <w:t xml:space="preserve"> section for more options. </w:t>
      </w:r>
      <w:r w:rsidRPr="007A2B89">
        <w:rPr>
          <w:lang w:bidi="ar-SA"/>
        </w:rPr>
        <w:t xml:space="preserve">Additional player </w:t>
      </w:r>
      <w:r w:rsidR="00B879FD">
        <w:rPr>
          <w:lang w:bidi="ar-SA"/>
        </w:rPr>
        <w:t xml:space="preserve">options </w:t>
      </w:r>
      <w:r w:rsidRPr="007A2B89">
        <w:rPr>
          <w:lang w:bidi="ar-SA"/>
        </w:rPr>
        <w:t xml:space="preserve">can be appended </w:t>
      </w:r>
      <w:r>
        <w:rPr>
          <w:lang w:bidi="ar-SA"/>
        </w:rPr>
        <w:t xml:space="preserve">to the same URL </w:t>
      </w:r>
      <w:r w:rsidRPr="007A2B89">
        <w:rPr>
          <w:lang w:bidi="ar-SA"/>
        </w:rPr>
        <w:t>using the same pattern</w:t>
      </w:r>
      <w:r w:rsidR="00B879FD">
        <w:rPr>
          <w:lang w:bidi="ar-SA"/>
        </w:rPr>
        <w:t xml:space="preserve"> as above</w:t>
      </w:r>
      <w:r w:rsidR="008A7F9C">
        <w:rPr>
          <w:lang w:bidi="ar-SA"/>
        </w:rPr>
        <w:t>.</w:t>
      </w:r>
    </w:p>
    <w:p w:rsidR="00134F7B" w:rsidRDefault="009918E3" w:rsidP="00B152FE">
      <w:pPr>
        <w:pStyle w:val="Heading1"/>
      </w:pPr>
      <w:bookmarkStart w:id="16" w:name="_Toc395521144"/>
      <w:r w:rsidRPr="00B152FE">
        <w:lastRenderedPageBreak/>
        <w:t>S</w:t>
      </w:r>
      <w:r w:rsidR="00824DF6">
        <w:t xml:space="preserve">imple </w:t>
      </w:r>
      <w:r w:rsidR="002E338E">
        <w:t>Player using the SDK</w:t>
      </w:r>
      <w:r w:rsidR="00072282">
        <w:t xml:space="preserve"> API</w:t>
      </w:r>
      <w:bookmarkEnd w:id="16"/>
    </w:p>
    <w:p w:rsidR="009918E3" w:rsidRPr="004B2124" w:rsidRDefault="00DE4495" w:rsidP="00072282">
      <w:pPr>
        <w:rPr>
          <w:szCs w:val="24"/>
        </w:rPr>
      </w:pPr>
      <w:r>
        <w:rPr>
          <w:szCs w:val="24"/>
        </w:rPr>
        <w:t xml:space="preserve">Another way to embed the SDK Player is the same way as is done in </w:t>
      </w:r>
      <w:r w:rsidRPr="00DE4495">
        <w:rPr>
          <w:rFonts w:ascii="Courier New" w:hAnsi="Courier New" w:cs="Courier New"/>
          <w:szCs w:val="24"/>
        </w:rPr>
        <w:t>Player</w:t>
      </w:r>
      <w:proofErr w:type="gramStart"/>
      <w:r w:rsidRPr="00DE4495">
        <w:rPr>
          <w:rFonts w:ascii="Courier New" w:hAnsi="Courier New" w:cs="Courier New"/>
          <w:szCs w:val="24"/>
        </w:rPr>
        <w:t>.</w:t>
      </w:r>
      <w:r w:rsidR="00824DF6">
        <w:rPr>
          <w:rFonts w:ascii="Courier New" w:hAnsi="Courier New" w:cs="Courier New"/>
          <w:szCs w:val="24"/>
        </w:rPr>
        <w:t>{</w:t>
      </w:r>
      <w:proofErr w:type="spellStart"/>
      <w:proofErr w:type="gramEnd"/>
      <w:r w:rsidRPr="00DE4495">
        <w:rPr>
          <w:rFonts w:ascii="Courier New" w:hAnsi="Courier New" w:cs="Courier New"/>
          <w:szCs w:val="24"/>
        </w:rPr>
        <w:t>html</w:t>
      </w:r>
      <w:r w:rsidR="00824DF6">
        <w:rPr>
          <w:rFonts w:ascii="Courier New" w:hAnsi="Courier New" w:cs="Courier New"/>
          <w:szCs w:val="24"/>
        </w:rPr>
        <w:t>,</w:t>
      </w:r>
      <w:r w:rsidRPr="00DE4495">
        <w:rPr>
          <w:rFonts w:ascii="Courier New" w:hAnsi="Courier New" w:cs="Courier New"/>
          <w:szCs w:val="24"/>
        </w:rPr>
        <w:t>js</w:t>
      </w:r>
      <w:proofErr w:type="spellEnd"/>
      <w:r w:rsidR="00824DF6">
        <w:rPr>
          <w:rFonts w:ascii="Courier New" w:hAnsi="Courier New" w:cs="Courier New"/>
          <w:szCs w:val="24"/>
        </w:rPr>
        <w:t>}</w:t>
      </w:r>
      <w:r>
        <w:rPr>
          <w:szCs w:val="24"/>
        </w:rPr>
        <w:t>. Before we go there, h</w:t>
      </w:r>
      <w:r w:rsidR="00134F7B" w:rsidRPr="004B2124">
        <w:rPr>
          <w:szCs w:val="24"/>
        </w:rPr>
        <w:t xml:space="preserve">ere is a </w:t>
      </w:r>
      <w:r w:rsidR="00F40F1B" w:rsidRPr="004B2124">
        <w:rPr>
          <w:szCs w:val="24"/>
        </w:rPr>
        <w:t xml:space="preserve">very </w:t>
      </w:r>
      <w:r w:rsidR="00134F7B" w:rsidRPr="004B2124">
        <w:rPr>
          <w:szCs w:val="24"/>
        </w:rPr>
        <w:t>simple example of a player page</w:t>
      </w:r>
      <w:r w:rsidR="00356E11" w:rsidRPr="004B2124">
        <w:rPr>
          <w:szCs w:val="24"/>
        </w:rPr>
        <w:t xml:space="preserve"> </w:t>
      </w:r>
      <w:r w:rsidR="00072282" w:rsidRPr="004B2124">
        <w:rPr>
          <w:szCs w:val="24"/>
        </w:rPr>
        <w:t xml:space="preserve">that </w:t>
      </w:r>
      <w:r w:rsidR="00140F06" w:rsidRPr="004B2124">
        <w:rPr>
          <w:szCs w:val="24"/>
        </w:rPr>
        <w:t>uses the SDK Player API to</w:t>
      </w:r>
      <w:r w:rsidR="00447BAD" w:rsidRPr="004B2124">
        <w:rPr>
          <w:szCs w:val="24"/>
        </w:rPr>
        <w:t xml:space="preserve"> play</w:t>
      </w:r>
      <w:r w:rsidR="00140F06" w:rsidRPr="004B2124">
        <w:rPr>
          <w:szCs w:val="24"/>
        </w:rPr>
        <w:t xml:space="preserve"> a </w:t>
      </w:r>
      <w:r w:rsidR="00072282" w:rsidRPr="004B2124">
        <w:rPr>
          <w:szCs w:val="24"/>
        </w:rPr>
        <w:t xml:space="preserve">video. </w:t>
      </w:r>
      <w:r w:rsidR="00F40F1B" w:rsidRPr="004B2124">
        <w:rPr>
          <w:szCs w:val="24"/>
        </w:rPr>
        <w:t xml:space="preserve">(You </w:t>
      </w:r>
      <w:r w:rsidR="00140F06" w:rsidRPr="004B2124">
        <w:rPr>
          <w:szCs w:val="24"/>
        </w:rPr>
        <w:t xml:space="preserve">will </w:t>
      </w:r>
      <w:r w:rsidR="00F40F1B" w:rsidRPr="004B2124">
        <w:rPr>
          <w:szCs w:val="24"/>
        </w:rPr>
        <w:t xml:space="preserve">need to place this </w:t>
      </w:r>
      <w:r w:rsidR="00140F06" w:rsidRPr="004B2124">
        <w:rPr>
          <w:szCs w:val="24"/>
        </w:rPr>
        <w:t xml:space="preserve">complete example </w:t>
      </w:r>
      <w:r w:rsidR="00F40F1B" w:rsidRPr="004B2124">
        <w:rPr>
          <w:szCs w:val="24"/>
        </w:rPr>
        <w:t xml:space="preserve">in the same directory as </w:t>
      </w:r>
      <w:r w:rsidR="00F40F1B" w:rsidRPr="004B2124">
        <w:rPr>
          <w:rFonts w:ascii="Courier New" w:hAnsi="Courier New" w:cs="Courier New"/>
          <w:szCs w:val="24"/>
        </w:rPr>
        <w:t>Player.html</w:t>
      </w:r>
      <w:r w:rsidR="00F40F1B" w:rsidRPr="004B2124">
        <w:rPr>
          <w:szCs w:val="24"/>
        </w:rPr>
        <w:t xml:space="preserve"> above</w:t>
      </w:r>
      <w:r w:rsidR="00140F06" w:rsidRPr="004B2124">
        <w:rPr>
          <w:szCs w:val="24"/>
        </w:rPr>
        <w:t xml:space="preserve"> if used without modification</w:t>
      </w:r>
      <w:r w:rsidR="00824DF6">
        <w:rPr>
          <w:szCs w:val="24"/>
        </w:rPr>
        <w:t>. T</w:t>
      </w:r>
      <w:r>
        <w:rPr>
          <w:szCs w:val="24"/>
        </w:rPr>
        <w:t xml:space="preserve">he </w:t>
      </w:r>
      <w:r w:rsidR="00824DF6">
        <w:rPr>
          <w:szCs w:val="24"/>
        </w:rPr>
        <w:t xml:space="preserve">means for obtaining the </w:t>
      </w:r>
      <w:proofErr w:type="spellStart"/>
      <w:r w:rsidRPr="00824DF6">
        <w:rPr>
          <w:i/>
          <w:szCs w:val="24"/>
        </w:rPr>
        <w:t>mediaURL</w:t>
      </w:r>
      <w:proofErr w:type="spellEnd"/>
      <w:r>
        <w:rPr>
          <w:szCs w:val="24"/>
        </w:rPr>
        <w:t xml:space="preserve"> is </w:t>
      </w:r>
      <w:r w:rsidR="00824DF6">
        <w:rPr>
          <w:szCs w:val="24"/>
        </w:rPr>
        <w:t>covered in the REST</w:t>
      </w:r>
      <w:r w:rsidR="00B5374D">
        <w:rPr>
          <w:szCs w:val="24"/>
        </w:rPr>
        <w:t xml:space="preserve"> API</w:t>
      </w:r>
      <w:r w:rsidR="00824DF6">
        <w:rPr>
          <w:szCs w:val="24"/>
        </w:rPr>
        <w:t xml:space="preserve"> documentation.</w:t>
      </w:r>
      <w:r w:rsidR="00F40F1B" w:rsidRPr="004B2124">
        <w:rPr>
          <w:szCs w:val="24"/>
        </w:rPr>
        <w:t xml:space="preserve">) </w:t>
      </w:r>
    </w:p>
    <w:p w:rsidR="00C232E1" w:rsidRPr="00126DB9" w:rsidRDefault="00C232E1" w:rsidP="00126DB9">
      <w:pPr>
        <w:spacing w:after="20"/>
        <w:rPr>
          <w:rFonts w:ascii="Courier New" w:hAnsi="Courier New" w:cs="Courier New"/>
          <w:sz w:val="20"/>
          <w:szCs w:val="20"/>
        </w:rPr>
      </w:pPr>
      <w:proofErr w:type="gramStart"/>
      <w:r w:rsidRPr="00126DB9">
        <w:rPr>
          <w:rFonts w:ascii="Courier New" w:hAnsi="Courier New" w:cs="Courier New"/>
          <w:sz w:val="20"/>
          <w:szCs w:val="20"/>
        </w:rPr>
        <w:t>&lt;!DOCTYPE</w:t>
      </w:r>
      <w:proofErr w:type="gramEnd"/>
      <w:r w:rsidRPr="00126DB9">
        <w:rPr>
          <w:rFonts w:ascii="Courier New" w:hAnsi="Courier New" w:cs="Courier New"/>
          <w:sz w:val="20"/>
          <w:szCs w:val="20"/>
        </w:rPr>
        <w:t xml:space="preserve"> html&gt;</w:t>
      </w:r>
    </w:p>
    <w:p w:rsidR="00126DB9" w:rsidRPr="00126DB9" w:rsidRDefault="00126DB9" w:rsidP="00126DB9">
      <w:pPr>
        <w:spacing w:after="20"/>
        <w:rPr>
          <w:rFonts w:ascii="Courier New" w:hAnsi="Courier New" w:cs="Courier New"/>
          <w:sz w:val="20"/>
          <w:szCs w:val="20"/>
        </w:rPr>
      </w:pPr>
      <w:r w:rsidRPr="00126DB9">
        <w:rPr>
          <w:rFonts w:ascii="Courier New" w:hAnsi="Courier New" w:cs="Courier New"/>
          <w:sz w:val="20"/>
          <w:szCs w:val="20"/>
        </w:rPr>
        <w:t>&lt;</w:t>
      </w:r>
      <w:proofErr w:type="gramStart"/>
      <w:r w:rsidRPr="00126DB9">
        <w:rPr>
          <w:rFonts w:ascii="Courier New" w:hAnsi="Courier New" w:cs="Courier New"/>
          <w:sz w:val="20"/>
          <w:szCs w:val="20"/>
        </w:rPr>
        <w:t>html</w:t>
      </w:r>
      <w:proofErr w:type="gramEnd"/>
      <w:r w:rsidRPr="00126DB9">
        <w:rPr>
          <w:rFonts w:ascii="Courier New" w:hAnsi="Courier New" w:cs="Courier New"/>
          <w:sz w:val="20"/>
          <w:szCs w:val="20"/>
        </w:rPr>
        <w:t>&gt;</w:t>
      </w:r>
    </w:p>
    <w:p w:rsidR="00C232E1" w:rsidRPr="00126DB9" w:rsidRDefault="00C232E1" w:rsidP="00126DB9">
      <w:pPr>
        <w:spacing w:after="20"/>
        <w:rPr>
          <w:rFonts w:ascii="Courier New" w:hAnsi="Courier New" w:cs="Courier New"/>
          <w:sz w:val="20"/>
          <w:szCs w:val="20"/>
        </w:rPr>
      </w:pPr>
      <w:r w:rsidRPr="00126DB9">
        <w:rPr>
          <w:rFonts w:ascii="Courier New" w:hAnsi="Courier New" w:cs="Courier New"/>
          <w:sz w:val="20"/>
          <w:szCs w:val="20"/>
        </w:rPr>
        <w:t>&lt;</w:t>
      </w:r>
      <w:proofErr w:type="gramStart"/>
      <w:r w:rsidRPr="00126DB9">
        <w:rPr>
          <w:rFonts w:ascii="Courier New" w:hAnsi="Courier New" w:cs="Courier New"/>
          <w:sz w:val="20"/>
          <w:szCs w:val="20"/>
        </w:rPr>
        <w:t>head</w:t>
      </w:r>
      <w:proofErr w:type="gramEnd"/>
      <w:r w:rsidRPr="00126DB9">
        <w:rPr>
          <w:rFonts w:ascii="Courier New" w:hAnsi="Courier New" w:cs="Courier New"/>
          <w:sz w:val="20"/>
          <w:szCs w:val="20"/>
        </w:rPr>
        <w:t>&gt;</w:t>
      </w:r>
    </w:p>
    <w:p w:rsidR="00C232E1" w:rsidRPr="00126DB9" w:rsidRDefault="00C232E1" w:rsidP="00126DB9">
      <w:pPr>
        <w:spacing w:after="20"/>
        <w:rPr>
          <w:rFonts w:ascii="Courier New" w:hAnsi="Courier New" w:cs="Courier New"/>
          <w:sz w:val="20"/>
          <w:szCs w:val="20"/>
        </w:rPr>
      </w:pPr>
      <w:r w:rsidRPr="00126DB9">
        <w:rPr>
          <w:rFonts w:ascii="Courier New" w:hAnsi="Courier New" w:cs="Courier New"/>
          <w:sz w:val="20"/>
          <w:szCs w:val="20"/>
        </w:rPr>
        <w:tab/>
        <w:t>&lt;</w:t>
      </w:r>
      <w:proofErr w:type="gramStart"/>
      <w:r w:rsidRPr="00126DB9">
        <w:rPr>
          <w:rFonts w:ascii="Courier New" w:hAnsi="Courier New" w:cs="Courier New"/>
          <w:sz w:val="20"/>
          <w:szCs w:val="20"/>
        </w:rPr>
        <w:t>meta</w:t>
      </w:r>
      <w:proofErr w:type="gramEnd"/>
      <w:r w:rsidRPr="00126DB9">
        <w:rPr>
          <w:rFonts w:ascii="Courier New" w:hAnsi="Courier New" w:cs="Courier New"/>
          <w:sz w:val="20"/>
          <w:szCs w:val="20"/>
        </w:rPr>
        <w:t xml:space="preserve"> http-</w:t>
      </w:r>
      <w:proofErr w:type="spellStart"/>
      <w:r w:rsidRPr="00126DB9">
        <w:rPr>
          <w:rFonts w:ascii="Courier New" w:hAnsi="Courier New" w:cs="Courier New"/>
          <w:sz w:val="20"/>
          <w:szCs w:val="20"/>
        </w:rPr>
        <w:t>equiv</w:t>
      </w:r>
      <w:proofErr w:type="spellEnd"/>
      <w:r w:rsidRPr="00126DB9">
        <w:rPr>
          <w:rFonts w:ascii="Courier New" w:hAnsi="Courier New" w:cs="Courier New"/>
          <w:sz w:val="20"/>
          <w:szCs w:val="20"/>
        </w:rPr>
        <w:t>="X-UA-Compatible" content="IE=EDGE" /&gt;</w:t>
      </w:r>
    </w:p>
    <w:p w:rsidR="00C232E1" w:rsidRPr="00126DB9" w:rsidRDefault="00C232E1" w:rsidP="00126DB9">
      <w:pPr>
        <w:spacing w:after="20"/>
        <w:rPr>
          <w:rFonts w:ascii="Courier New" w:hAnsi="Courier New" w:cs="Courier New"/>
          <w:sz w:val="20"/>
          <w:szCs w:val="20"/>
        </w:rPr>
      </w:pPr>
      <w:r w:rsidRPr="00126DB9">
        <w:rPr>
          <w:rFonts w:ascii="Courier New" w:hAnsi="Courier New" w:cs="Courier New"/>
          <w:sz w:val="20"/>
          <w:szCs w:val="20"/>
        </w:rPr>
        <w:tab/>
        <w:t>&lt;</w:t>
      </w:r>
      <w:proofErr w:type="gramStart"/>
      <w:r w:rsidRPr="00126DB9">
        <w:rPr>
          <w:rFonts w:ascii="Courier New" w:hAnsi="Courier New" w:cs="Courier New"/>
          <w:sz w:val="20"/>
          <w:szCs w:val="20"/>
        </w:rPr>
        <w:t>title&gt;</w:t>
      </w:r>
      <w:proofErr w:type="gramEnd"/>
      <w:r w:rsidRPr="00126DB9">
        <w:rPr>
          <w:rFonts w:ascii="Courier New" w:hAnsi="Courier New" w:cs="Courier New"/>
          <w:sz w:val="20"/>
          <w:szCs w:val="20"/>
        </w:rPr>
        <w:t>Simple Media Player&lt;/title&gt;</w:t>
      </w:r>
    </w:p>
    <w:p w:rsidR="00C232E1" w:rsidRPr="00126DB9" w:rsidRDefault="00C232E1" w:rsidP="00126DB9">
      <w:pPr>
        <w:spacing w:after="20"/>
        <w:rPr>
          <w:rFonts w:ascii="Courier New" w:hAnsi="Courier New" w:cs="Courier New"/>
          <w:sz w:val="20"/>
          <w:szCs w:val="20"/>
        </w:rPr>
      </w:pPr>
      <w:r w:rsidRPr="00126DB9">
        <w:rPr>
          <w:rFonts w:ascii="Courier New" w:hAnsi="Courier New" w:cs="Courier New"/>
          <w:sz w:val="20"/>
          <w:szCs w:val="20"/>
        </w:rPr>
        <w:tab/>
        <w:t xml:space="preserve">&lt;script </w:t>
      </w:r>
      <w:proofErr w:type="spellStart"/>
      <w:r w:rsidRPr="00126DB9">
        <w:rPr>
          <w:rFonts w:ascii="Courier New" w:hAnsi="Courier New" w:cs="Courier New"/>
          <w:sz w:val="20"/>
          <w:szCs w:val="20"/>
        </w:rPr>
        <w:t>src</w:t>
      </w:r>
      <w:proofErr w:type="spellEnd"/>
      <w:r w:rsidRPr="00126DB9">
        <w:rPr>
          <w:rFonts w:ascii="Courier New" w:hAnsi="Courier New" w:cs="Courier New"/>
          <w:sz w:val="20"/>
          <w:szCs w:val="20"/>
        </w:rPr>
        <w:t>="./</w:t>
      </w:r>
      <w:proofErr w:type="spellStart"/>
      <w:r w:rsidRPr="00126DB9">
        <w:rPr>
          <w:rFonts w:ascii="Courier New" w:hAnsi="Courier New" w:cs="Courier New"/>
          <w:sz w:val="20"/>
          <w:szCs w:val="20"/>
        </w:rPr>
        <w:t>jquery</w:t>
      </w:r>
      <w:proofErr w:type="spellEnd"/>
      <w:r w:rsidRPr="00126DB9">
        <w:rPr>
          <w:rFonts w:ascii="Courier New" w:hAnsi="Courier New" w:cs="Courier New"/>
          <w:sz w:val="20"/>
          <w:szCs w:val="20"/>
        </w:rPr>
        <w:t>/jquery-1.11.0.js" type="text/</w:t>
      </w:r>
      <w:proofErr w:type="spellStart"/>
      <w:r w:rsidRPr="00126DB9">
        <w:rPr>
          <w:rFonts w:ascii="Courier New" w:hAnsi="Courier New" w:cs="Courier New"/>
          <w:sz w:val="20"/>
          <w:szCs w:val="20"/>
        </w:rPr>
        <w:t>javascript</w:t>
      </w:r>
      <w:proofErr w:type="spellEnd"/>
      <w:r w:rsidRPr="00126DB9">
        <w:rPr>
          <w:rFonts w:ascii="Courier New" w:hAnsi="Courier New" w:cs="Courier New"/>
          <w:sz w:val="20"/>
          <w:szCs w:val="20"/>
        </w:rPr>
        <w:t>"&gt;&lt;/script&gt;</w:t>
      </w:r>
    </w:p>
    <w:p w:rsidR="00C232E1" w:rsidRPr="00126DB9" w:rsidRDefault="00C232E1" w:rsidP="00126DB9">
      <w:pPr>
        <w:spacing w:after="20"/>
        <w:rPr>
          <w:rFonts w:ascii="Courier New" w:hAnsi="Courier New" w:cs="Courier New"/>
          <w:sz w:val="20"/>
          <w:szCs w:val="20"/>
        </w:rPr>
      </w:pPr>
      <w:r w:rsidRPr="00126DB9">
        <w:rPr>
          <w:rFonts w:ascii="Courier New" w:hAnsi="Courier New" w:cs="Courier New"/>
          <w:sz w:val="20"/>
          <w:szCs w:val="20"/>
        </w:rPr>
        <w:tab/>
        <w:t xml:space="preserve">&lt;script </w:t>
      </w:r>
      <w:proofErr w:type="spellStart"/>
      <w:r w:rsidRPr="00126DB9">
        <w:rPr>
          <w:rFonts w:ascii="Courier New" w:hAnsi="Courier New" w:cs="Courier New"/>
          <w:sz w:val="20"/>
          <w:szCs w:val="20"/>
        </w:rPr>
        <w:t>src</w:t>
      </w:r>
      <w:proofErr w:type="spellEnd"/>
      <w:r w:rsidRPr="00126DB9">
        <w:rPr>
          <w:rFonts w:ascii="Courier New" w:hAnsi="Courier New" w:cs="Courier New"/>
          <w:sz w:val="20"/>
          <w:szCs w:val="20"/>
        </w:rPr>
        <w:t>="./</w:t>
      </w:r>
      <w:proofErr w:type="spellStart"/>
      <w:r w:rsidRPr="00126DB9">
        <w:rPr>
          <w:rFonts w:ascii="Courier New" w:hAnsi="Courier New" w:cs="Courier New"/>
          <w:sz w:val="20"/>
          <w:szCs w:val="20"/>
        </w:rPr>
        <w:t>jquery</w:t>
      </w:r>
      <w:proofErr w:type="spellEnd"/>
      <w:r w:rsidRPr="00126DB9">
        <w:rPr>
          <w:rFonts w:ascii="Courier New" w:hAnsi="Courier New" w:cs="Courier New"/>
          <w:sz w:val="20"/>
          <w:szCs w:val="20"/>
        </w:rPr>
        <w:t xml:space="preserve">/jquery.fullscreen-0.4.1.js" </w:t>
      </w:r>
    </w:p>
    <w:p w:rsidR="00C232E1" w:rsidRPr="00126DB9" w:rsidRDefault="00C232E1" w:rsidP="00126DB9">
      <w:pPr>
        <w:spacing w:after="20"/>
        <w:rPr>
          <w:rFonts w:ascii="Courier New" w:hAnsi="Courier New" w:cs="Courier New"/>
          <w:sz w:val="20"/>
          <w:szCs w:val="20"/>
        </w:rPr>
      </w:pPr>
      <w:proofErr w:type="gramStart"/>
      <w:r w:rsidRPr="00126DB9">
        <w:rPr>
          <w:rFonts w:ascii="Courier New" w:hAnsi="Courier New" w:cs="Courier New"/>
          <w:sz w:val="20"/>
          <w:szCs w:val="20"/>
        </w:rPr>
        <w:t>type</w:t>
      </w:r>
      <w:proofErr w:type="gramEnd"/>
      <w:r w:rsidRPr="00126DB9">
        <w:rPr>
          <w:rFonts w:ascii="Courier New" w:hAnsi="Courier New" w:cs="Courier New"/>
          <w:sz w:val="20"/>
          <w:szCs w:val="20"/>
        </w:rPr>
        <w:t>="text/</w:t>
      </w:r>
      <w:proofErr w:type="spellStart"/>
      <w:r w:rsidRPr="00126DB9">
        <w:rPr>
          <w:rFonts w:ascii="Courier New" w:hAnsi="Courier New" w:cs="Courier New"/>
          <w:sz w:val="20"/>
          <w:szCs w:val="20"/>
        </w:rPr>
        <w:t>javascript</w:t>
      </w:r>
      <w:proofErr w:type="spellEnd"/>
      <w:r w:rsidRPr="00126DB9">
        <w:rPr>
          <w:rFonts w:ascii="Courier New" w:hAnsi="Courier New" w:cs="Courier New"/>
          <w:sz w:val="20"/>
          <w:szCs w:val="20"/>
        </w:rPr>
        <w:t>"&gt;&lt;/script&gt;</w:t>
      </w:r>
    </w:p>
    <w:p w:rsidR="00C232E1" w:rsidRPr="00126DB9" w:rsidRDefault="00C232E1" w:rsidP="00126DB9">
      <w:pPr>
        <w:spacing w:after="20"/>
        <w:rPr>
          <w:rFonts w:ascii="Courier New" w:hAnsi="Courier New" w:cs="Courier New"/>
          <w:sz w:val="20"/>
          <w:szCs w:val="20"/>
        </w:rPr>
      </w:pPr>
      <w:r w:rsidRPr="00126DB9">
        <w:rPr>
          <w:rFonts w:ascii="Courier New" w:hAnsi="Courier New" w:cs="Courier New"/>
          <w:sz w:val="20"/>
          <w:szCs w:val="20"/>
        </w:rPr>
        <w:tab/>
        <w:t xml:space="preserve">&lt;script </w:t>
      </w:r>
      <w:proofErr w:type="spellStart"/>
      <w:r w:rsidRPr="00126DB9">
        <w:rPr>
          <w:rFonts w:ascii="Courier New" w:hAnsi="Courier New" w:cs="Courier New"/>
          <w:sz w:val="20"/>
          <w:szCs w:val="20"/>
        </w:rPr>
        <w:t>src</w:t>
      </w:r>
      <w:proofErr w:type="spellEnd"/>
      <w:r w:rsidRPr="00126DB9">
        <w:rPr>
          <w:rFonts w:ascii="Courier New" w:hAnsi="Courier New" w:cs="Courier New"/>
          <w:sz w:val="20"/>
          <w:szCs w:val="20"/>
        </w:rPr>
        <w:t>="./</w:t>
      </w:r>
      <w:proofErr w:type="spellStart"/>
      <w:r w:rsidRPr="00126DB9">
        <w:rPr>
          <w:rFonts w:ascii="Courier New" w:hAnsi="Courier New" w:cs="Courier New"/>
          <w:sz w:val="20"/>
          <w:szCs w:val="20"/>
        </w:rPr>
        <w:t>guiAPIAgent</w:t>
      </w:r>
      <w:proofErr w:type="spellEnd"/>
      <w:r w:rsidRPr="00126DB9">
        <w:rPr>
          <w:rFonts w:ascii="Courier New" w:hAnsi="Courier New" w:cs="Courier New"/>
          <w:sz w:val="20"/>
          <w:szCs w:val="20"/>
        </w:rPr>
        <w:t xml:space="preserve">/scripts/BarcoUtil.js" </w:t>
      </w:r>
    </w:p>
    <w:p w:rsidR="00C232E1" w:rsidRPr="00126DB9" w:rsidRDefault="00C232E1" w:rsidP="00126DB9">
      <w:pPr>
        <w:spacing w:after="20"/>
        <w:rPr>
          <w:rFonts w:ascii="Courier New" w:hAnsi="Courier New" w:cs="Courier New"/>
          <w:sz w:val="20"/>
          <w:szCs w:val="20"/>
        </w:rPr>
      </w:pPr>
      <w:proofErr w:type="gramStart"/>
      <w:r w:rsidRPr="00126DB9">
        <w:rPr>
          <w:rFonts w:ascii="Courier New" w:hAnsi="Courier New" w:cs="Courier New"/>
          <w:sz w:val="20"/>
          <w:szCs w:val="20"/>
        </w:rPr>
        <w:t>type</w:t>
      </w:r>
      <w:proofErr w:type="gramEnd"/>
      <w:r w:rsidRPr="00126DB9">
        <w:rPr>
          <w:rFonts w:ascii="Courier New" w:hAnsi="Courier New" w:cs="Courier New"/>
          <w:sz w:val="20"/>
          <w:szCs w:val="20"/>
        </w:rPr>
        <w:t>="text/</w:t>
      </w:r>
      <w:proofErr w:type="spellStart"/>
      <w:r w:rsidRPr="00126DB9">
        <w:rPr>
          <w:rFonts w:ascii="Courier New" w:hAnsi="Courier New" w:cs="Courier New"/>
          <w:sz w:val="20"/>
          <w:szCs w:val="20"/>
        </w:rPr>
        <w:t>javascript</w:t>
      </w:r>
      <w:proofErr w:type="spellEnd"/>
      <w:r w:rsidRPr="00126DB9">
        <w:rPr>
          <w:rFonts w:ascii="Courier New" w:hAnsi="Courier New" w:cs="Courier New"/>
          <w:sz w:val="20"/>
          <w:szCs w:val="20"/>
        </w:rPr>
        <w:t>"&gt;&lt;/script&gt;</w:t>
      </w:r>
    </w:p>
    <w:p w:rsidR="00C232E1" w:rsidRPr="00126DB9" w:rsidRDefault="00C232E1" w:rsidP="00126DB9">
      <w:pPr>
        <w:spacing w:after="20"/>
        <w:rPr>
          <w:rFonts w:ascii="Courier New" w:hAnsi="Courier New" w:cs="Courier New"/>
          <w:sz w:val="20"/>
          <w:szCs w:val="20"/>
        </w:rPr>
      </w:pPr>
      <w:r w:rsidRPr="00126DB9">
        <w:rPr>
          <w:rFonts w:ascii="Courier New" w:hAnsi="Courier New" w:cs="Courier New"/>
          <w:sz w:val="20"/>
          <w:szCs w:val="20"/>
        </w:rPr>
        <w:tab/>
        <w:t xml:space="preserve">&lt;script </w:t>
      </w:r>
      <w:proofErr w:type="spellStart"/>
      <w:r w:rsidRPr="00126DB9">
        <w:rPr>
          <w:rFonts w:ascii="Courier New" w:hAnsi="Courier New" w:cs="Courier New"/>
          <w:sz w:val="20"/>
          <w:szCs w:val="20"/>
        </w:rPr>
        <w:t>src</w:t>
      </w:r>
      <w:proofErr w:type="spellEnd"/>
      <w:r w:rsidRPr="00126DB9">
        <w:rPr>
          <w:rFonts w:ascii="Courier New" w:hAnsi="Courier New" w:cs="Courier New"/>
          <w:sz w:val="20"/>
          <w:szCs w:val="20"/>
        </w:rPr>
        <w:t>="./</w:t>
      </w:r>
      <w:proofErr w:type="spellStart"/>
      <w:r w:rsidRPr="00126DB9">
        <w:rPr>
          <w:rFonts w:ascii="Courier New" w:hAnsi="Courier New" w:cs="Courier New"/>
          <w:sz w:val="20"/>
          <w:szCs w:val="20"/>
        </w:rPr>
        <w:t>js</w:t>
      </w:r>
      <w:proofErr w:type="spellEnd"/>
      <w:r w:rsidRPr="00126DB9">
        <w:rPr>
          <w:rFonts w:ascii="Courier New" w:hAnsi="Courier New" w:cs="Courier New"/>
          <w:sz w:val="20"/>
          <w:szCs w:val="20"/>
        </w:rPr>
        <w:t>/plugin-inheritance.js" type="text/</w:t>
      </w:r>
      <w:proofErr w:type="spellStart"/>
      <w:r w:rsidRPr="00126DB9">
        <w:rPr>
          <w:rFonts w:ascii="Courier New" w:hAnsi="Courier New" w:cs="Courier New"/>
          <w:sz w:val="20"/>
          <w:szCs w:val="20"/>
        </w:rPr>
        <w:t>javascript</w:t>
      </w:r>
      <w:proofErr w:type="spellEnd"/>
      <w:r w:rsidRPr="00126DB9">
        <w:rPr>
          <w:rFonts w:ascii="Courier New" w:hAnsi="Courier New" w:cs="Courier New"/>
          <w:sz w:val="20"/>
          <w:szCs w:val="20"/>
        </w:rPr>
        <w:t>"&gt;&lt;/script&gt;</w:t>
      </w:r>
      <w:r w:rsidRPr="00126DB9">
        <w:rPr>
          <w:rFonts w:ascii="Courier New" w:hAnsi="Courier New" w:cs="Courier New"/>
          <w:sz w:val="20"/>
          <w:szCs w:val="20"/>
        </w:rPr>
        <w:tab/>
      </w:r>
    </w:p>
    <w:p w:rsidR="00C232E1" w:rsidRPr="00126DB9" w:rsidRDefault="00C232E1" w:rsidP="00126DB9">
      <w:pPr>
        <w:spacing w:after="20"/>
        <w:rPr>
          <w:rFonts w:ascii="Courier New" w:hAnsi="Courier New" w:cs="Courier New"/>
          <w:sz w:val="20"/>
          <w:szCs w:val="20"/>
        </w:rPr>
      </w:pPr>
      <w:r w:rsidRPr="00126DB9">
        <w:rPr>
          <w:rFonts w:ascii="Courier New" w:hAnsi="Courier New" w:cs="Courier New"/>
          <w:sz w:val="20"/>
          <w:szCs w:val="20"/>
        </w:rPr>
        <w:tab/>
        <w:t xml:space="preserve">&lt;script </w:t>
      </w:r>
      <w:proofErr w:type="spellStart"/>
      <w:r w:rsidRPr="00126DB9">
        <w:rPr>
          <w:rFonts w:ascii="Courier New" w:hAnsi="Courier New" w:cs="Courier New"/>
          <w:sz w:val="20"/>
          <w:szCs w:val="20"/>
        </w:rPr>
        <w:t>src</w:t>
      </w:r>
      <w:proofErr w:type="spellEnd"/>
      <w:r w:rsidRPr="00126DB9">
        <w:rPr>
          <w:rFonts w:ascii="Courier New" w:hAnsi="Courier New" w:cs="Courier New"/>
          <w:sz w:val="20"/>
          <w:szCs w:val="20"/>
        </w:rPr>
        <w:t>="./</w:t>
      </w:r>
      <w:proofErr w:type="spellStart"/>
      <w:r w:rsidRPr="00126DB9">
        <w:rPr>
          <w:rFonts w:ascii="Courier New" w:hAnsi="Courier New" w:cs="Courier New"/>
          <w:sz w:val="20"/>
          <w:szCs w:val="20"/>
        </w:rPr>
        <w:t>js</w:t>
      </w:r>
      <w:proofErr w:type="spellEnd"/>
      <w:r w:rsidRPr="00126DB9">
        <w:rPr>
          <w:rFonts w:ascii="Courier New" w:hAnsi="Courier New" w:cs="Courier New"/>
          <w:sz w:val="20"/>
          <w:szCs w:val="20"/>
        </w:rPr>
        <w:t>/BarcoPlayerInterface.js" type="text/</w:t>
      </w:r>
      <w:proofErr w:type="spellStart"/>
      <w:r w:rsidRPr="00126DB9">
        <w:rPr>
          <w:rFonts w:ascii="Courier New" w:hAnsi="Courier New" w:cs="Courier New"/>
          <w:sz w:val="20"/>
          <w:szCs w:val="20"/>
        </w:rPr>
        <w:t>javascript</w:t>
      </w:r>
      <w:proofErr w:type="spellEnd"/>
      <w:r w:rsidRPr="00126DB9">
        <w:rPr>
          <w:rFonts w:ascii="Courier New" w:hAnsi="Courier New" w:cs="Courier New"/>
          <w:sz w:val="20"/>
          <w:szCs w:val="20"/>
        </w:rPr>
        <w:t xml:space="preserve">"&gt;&lt;/script&gt; </w:t>
      </w:r>
    </w:p>
    <w:p w:rsidR="00C232E1" w:rsidRPr="00126DB9" w:rsidRDefault="00C232E1" w:rsidP="00126DB9">
      <w:pPr>
        <w:spacing w:after="20"/>
        <w:rPr>
          <w:rFonts w:ascii="Courier New" w:hAnsi="Courier New" w:cs="Courier New"/>
          <w:sz w:val="20"/>
          <w:szCs w:val="20"/>
        </w:rPr>
      </w:pPr>
      <w:r w:rsidRPr="00126DB9">
        <w:rPr>
          <w:rFonts w:ascii="Courier New" w:hAnsi="Courier New" w:cs="Courier New"/>
          <w:sz w:val="20"/>
          <w:szCs w:val="20"/>
        </w:rPr>
        <w:t>&lt;/head&gt;</w:t>
      </w:r>
    </w:p>
    <w:p w:rsidR="00C232E1" w:rsidRPr="00126DB9" w:rsidRDefault="00C232E1" w:rsidP="00126DB9">
      <w:pPr>
        <w:spacing w:after="20"/>
        <w:rPr>
          <w:rFonts w:ascii="Courier New" w:hAnsi="Courier New" w:cs="Courier New"/>
          <w:sz w:val="20"/>
          <w:szCs w:val="20"/>
        </w:rPr>
      </w:pPr>
      <w:r w:rsidRPr="00126DB9">
        <w:rPr>
          <w:rFonts w:ascii="Courier New" w:hAnsi="Courier New" w:cs="Courier New"/>
          <w:sz w:val="20"/>
          <w:szCs w:val="20"/>
        </w:rPr>
        <w:t>&lt;</w:t>
      </w:r>
      <w:proofErr w:type="gramStart"/>
      <w:r w:rsidRPr="00126DB9">
        <w:rPr>
          <w:rFonts w:ascii="Courier New" w:hAnsi="Courier New" w:cs="Courier New"/>
          <w:sz w:val="20"/>
          <w:szCs w:val="20"/>
        </w:rPr>
        <w:t>body</w:t>
      </w:r>
      <w:proofErr w:type="gramEnd"/>
      <w:r w:rsidRPr="00126DB9">
        <w:rPr>
          <w:rFonts w:ascii="Courier New" w:hAnsi="Courier New" w:cs="Courier New"/>
          <w:sz w:val="20"/>
          <w:szCs w:val="20"/>
        </w:rPr>
        <w:t>&gt;</w:t>
      </w:r>
    </w:p>
    <w:p w:rsidR="00C232E1" w:rsidRPr="00126DB9" w:rsidRDefault="00C232E1" w:rsidP="00126DB9">
      <w:pPr>
        <w:spacing w:after="20"/>
        <w:rPr>
          <w:rFonts w:ascii="Courier New" w:hAnsi="Courier New" w:cs="Courier New"/>
          <w:sz w:val="20"/>
          <w:szCs w:val="20"/>
        </w:rPr>
      </w:pPr>
      <w:r w:rsidRPr="00126DB9">
        <w:rPr>
          <w:rFonts w:ascii="Courier New" w:hAnsi="Courier New" w:cs="Courier New"/>
          <w:sz w:val="20"/>
          <w:szCs w:val="20"/>
        </w:rPr>
        <w:t xml:space="preserve">  &lt;div id="p1" class="</w:t>
      </w:r>
      <w:proofErr w:type="spellStart"/>
      <w:r w:rsidRPr="00126DB9">
        <w:rPr>
          <w:rFonts w:ascii="Courier New" w:hAnsi="Courier New" w:cs="Courier New"/>
          <w:sz w:val="20"/>
          <w:szCs w:val="20"/>
        </w:rPr>
        <w:t>barcoplayer</w:t>
      </w:r>
      <w:proofErr w:type="spellEnd"/>
      <w:r w:rsidRPr="00126DB9">
        <w:rPr>
          <w:rFonts w:ascii="Courier New" w:hAnsi="Courier New" w:cs="Courier New"/>
          <w:sz w:val="20"/>
          <w:szCs w:val="20"/>
        </w:rPr>
        <w:t>" style="width</w:t>
      </w:r>
      <w:proofErr w:type="gramStart"/>
      <w:r w:rsidRPr="00126DB9">
        <w:rPr>
          <w:rFonts w:ascii="Courier New" w:hAnsi="Courier New" w:cs="Courier New"/>
          <w:sz w:val="20"/>
          <w:szCs w:val="20"/>
        </w:rPr>
        <w:t>:640px</w:t>
      </w:r>
      <w:proofErr w:type="gramEnd"/>
      <w:r w:rsidRPr="00126DB9">
        <w:rPr>
          <w:rFonts w:ascii="Courier New" w:hAnsi="Courier New" w:cs="Courier New"/>
          <w:sz w:val="20"/>
          <w:szCs w:val="20"/>
        </w:rPr>
        <w:t>; height:360px;"&gt;&lt;/div&gt;</w:t>
      </w:r>
    </w:p>
    <w:p w:rsidR="00C232E1" w:rsidRPr="00126DB9" w:rsidRDefault="00C232E1" w:rsidP="00126DB9">
      <w:pPr>
        <w:spacing w:after="20"/>
        <w:rPr>
          <w:rFonts w:ascii="Courier New" w:hAnsi="Courier New" w:cs="Courier New"/>
          <w:sz w:val="20"/>
          <w:szCs w:val="20"/>
        </w:rPr>
      </w:pPr>
      <w:r w:rsidRPr="00126DB9">
        <w:rPr>
          <w:rFonts w:ascii="Courier New" w:hAnsi="Courier New" w:cs="Courier New"/>
          <w:sz w:val="20"/>
          <w:szCs w:val="20"/>
        </w:rPr>
        <w:t xml:space="preserve">  &lt;</w:t>
      </w:r>
      <w:proofErr w:type="gramStart"/>
      <w:r w:rsidRPr="00126DB9">
        <w:rPr>
          <w:rFonts w:ascii="Courier New" w:hAnsi="Courier New" w:cs="Courier New"/>
          <w:sz w:val="20"/>
          <w:szCs w:val="20"/>
        </w:rPr>
        <w:t>script</w:t>
      </w:r>
      <w:proofErr w:type="gramEnd"/>
      <w:r w:rsidRPr="00126DB9">
        <w:rPr>
          <w:rFonts w:ascii="Courier New" w:hAnsi="Courier New" w:cs="Courier New"/>
          <w:sz w:val="20"/>
          <w:szCs w:val="20"/>
        </w:rPr>
        <w:t>&gt;</w:t>
      </w:r>
    </w:p>
    <w:p w:rsidR="00C232E1" w:rsidRPr="00126DB9" w:rsidRDefault="00C232E1" w:rsidP="00126DB9">
      <w:pPr>
        <w:spacing w:after="20"/>
        <w:rPr>
          <w:rFonts w:ascii="Courier New" w:hAnsi="Courier New" w:cs="Courier New"/>
          <w:sz w:val="20"/>
          <w:szCs w:val="20"/>
        </w:rPr>
      </w:pPr>
      <w:r w:rsidRPr="00126DB9">
        <w:rPr>
          <w:rFonts w:ascii="Courier New" w:hAnsi="Courier New" w:cs="Courier New"/>
          <w:sz w:val="20"/>
          <w:szCs w:val="20"/>
        </w:rPr>
        <w:t xml:space="preserve">    $(document).</w:t>
      </w:r>
      <w:proofErr w:type="gramStart"/>
      <w:r w:rsidRPr="00126DB9">
        <w:rPr>
          <w:rFonts w:ascii="Courier New" w:hAnsi="Courier New" w:cs="Courier New"/>
          <w:sz w:val="20"/>
          <w:szCs w:val="20"/>
        </w:rPr>
        <w:t>ready(</w:t>
      </w:r>
      <w:proofErr w:type="gramEnd"/>
      <w:r w:rsidRPr="00126DB9">
        <w:rPr>
          <w:rFonts w:ascii="Courier New" w:hAnsi="Courier New" w:cs="Courier New"/>
          <w:sz w:val="20"/>
          <w:szCs w:val="20"/>
        </w:rPr>
        <w:t>function() {</w:t>
      </w:r>
    </w:p>
    <w:p w:rsidR="00C232E1" w:rsidRPr="00126DB9" w:rsidRDefault="00C232E1" w:rsidP="00126DB9">
      <w:pPr>
        <w:spacing w:after="20"/>
        <w:rPr>
          <w:rFonts w:ascii="Courier New" w:hAnsi="Courier New" w:cs="Courier New"/>
          <w:sz w:val="20"/>
          <w:szCs w:val="20"/>
        </w:rPr>
      </w:pPr>
      <w:r w:rsidRPr="00126DB9">
        <w:rPr>
          <w:rFonts w:ascii="Courier New" w:hAnsi="Courier New" w:cs="Courier New"/>
          <w:sz w:val="20"/>
          <w:szCs w:val="20"/>
        </w:rPr>
        <w:tab/>
      </w:r>
      <w:r w:rsidRPr="00126DB9">
        <w:rPr>
          <w:rFonts w:ascii="Courier New" w:hAnsi="Courier New" w:cs="Courier New"/>
          <w:sz w:val="20"/>
          <w:szCs w:val="20"/>
        </w:rPr>
        <w:tab/>
      </w:r>
      <w:proofErr w:type="spellStart"/>
      <w:proofErr w:type="gramStart"/>
      <w:r w:rsidRPr="00D707B5">
        <w:rPr>
          <w:rFonts w:ascii="Courier New" w:hAnsi="Courier New" w:cs="Courier New"/>
          <w:sz w:val="20"/>
          <w:szCs w:val="20"/>
        </w:rPr>
        <w:t>var</w:t>
      </w:r>
      <w:proofErr w:type="spellEnd"/>
      <w:proofErr w:type="gramEnd"/>
      <w:r w:rsidRPr="00D707B5">
        <w:rPr>
          <w:rFonts w:ascii="Courier New" w:hAnsi="Courier New" w:cs="Courier New"/>
          <w:sz w:val="20"/>
          <w:szCs w:val="20"/>
        </w:rPr>
        <w:t xml:space="preserve"> </w:t>
      </w:r>
      <w:proofErr w:type="spellStart"/>
      <w:r w:rsidR="00126DB9" w:rsidRPr="00D707B5">
        <w:rPr>
          <w:rFonts w:ascii="Courier New" w:hAnsi="Courier New" w:cs="Courier New"/>
          <w:sz w:val="20"/>
          <w:szCs w:val="20"/>
        </w:rPr>
        <w:t>parentElemRef</w:t>
      </w:r>
      <w:proofErr w:type="spellEnd"/>
      <w:r w:rsidRPr="00126DB9">
        <w:rPr>
          <w:rFonts w:ascii="Courier New" w:hAnsi="Courier New" w:cs="Courier New"/>
          <w:sz w:val="20"/>
          <w:szCs w:val="20"/>
        </w:rPr>
        <w:t xml:space="preserve"> = $('</w:t>
      </w:r>
      <w:proofErr w:type="spellStart"/>
      <w:r w:rsidRPr="00126DB9">
        <w:rPr>
          <w:rFonts w:ascii="Courier New" w:hAnsi="Courier New" w:cs="Courier New"/>
          <w:sz w:val="20"/>
          <w:szCs w:val="20"/>
        </w:rPr>
        <w:t>div.barcoplayer</w:t>
      </w:r>
      <w:proofErr w:type="spellEnd"/>
      <w:r w:rsidRPr="00126DB9">
        <w:rPr>
          <w:rFonts w:ascii="Courier New" w:hAnsi="Courier New" w:cs="Courier New"/>
          <w:sz w:val="20"/>
          <w:szCs w:val="20"/>
        </w:rPr>
        <w:t>');</w:t>
      </w:r>
    </w:p>
    <w:p w:rsidR="00C232E1" w:rsidRPr="00126DB9" w:rsidRDefault="00C232E1" w:rsidP="00126DB9">
      <w:pPr>
        <w:spacing w:after="20"/>
        <w:rPr>
          <w:rFonts w:ascii="Courier New" w:hAnsi="Courier New" w:cs="Courier New"/>
          <w:sz w:val="20"/>
          <w:szCs w:val="20"/>
        </w:rPr>
      </w:pPr>
      <w:r w:rsidRPr="00126DB9">
        <w:rPr>
          <w:rFonts w:ascii="Courier New" w:hAnsi="Courier New" w:cs="Courier New"/>
          <w:sz w:val="20"/>
          <w:szCs w:val="20"/>
        </w:rPr>
        <w:tab/>
      </w:r>
      <w:r w:rsidRPr="00126DB9">
        <w:rPr>
          <w:rFonts w:ascii="Courier New" w:hAnsi="Courier New" w:cs="Courier New"/>
          <w:sz w:val="20"/>
          <w:szCs w:val="20"/>
        </w:rPr>
        <w:tab/>
      </w:r>
      <w:proofErr w:type="spellStart"/>
      <w:proofErr w:type="gramStart"/>
      <w:r w:rsidRPr="00126DB9">
        <w:rPr>
          <w:rFonts w:ascii="Courier New" w:hAnsi="Courier New" w:cs="Courier New"/>
          <w:sz w:val="20"/>
          <w:szCs w:val="20"/>
        </w:rPr>
        <w:t>var</w:t>
      </w:r>
      <w:proofErr w:type="spellEnd"/>
      <w:proofErr w:type="gramEnd"/>
      <w:r w:rsidRPr="00126DB9">
        <w:rPr>
          <w:rFonts w:ascii="Courier New" w:hAnsi="Courier New" w:cs="Courier New"/>
          <w:sz w:val="20"/>
          <w:szCs w:val="20"/>
        </w:rPr>
        <w:t xml:space="preserve"> </w:t>
      </w:r>
      <w:proofErr w:type="spellStart"/>
      <w:r w:rsidR="00126DB9" w:rsidRPr="00126DB9">
        <w:rPr>
          <w:rFonts w:ascii="Courier New" w:hAnsi="Courier New" w:cs="Courier New"/>
          <w:sz w:val="20"/>
          <w:szCs w:val="20"/>
        </w:rPr>
        <w:t>videoObjRef</w:t>
      </w:r>
      <w:proofErr w:type="spellEnd"/>
      <w:r w:rsidRPr="00126DB9">
        <w:rPr>
          <w:rFonts w:ascii="Courier New" w:hAnsi="Courier New" w:cs="Courier New"/>
          <w:sz w:val="20"/>
          <w:szCs w:val="20"/>
        </w:rPr>
        <w:t xml:space="preserve"> = </w:t>
      </w:r>
      <w:proofErr w:type="spellStart"/>
      <w:r w:rsidR="00126DB9" w:rsidRPr="00D707B5">
        <w:rPr>
          <w:rFonts w:ascii="Courier New" w:hAnsi="Courier New" w:cs="Courier New"/>
          <w:sz w:val="20"/>
          <w:szCs w:val="20"/>
        </w:rPr>
        <w:t>parentElemRef</w:t>
      </w:r>
      <w:r w:rsidRPr="00126DB9">
        <w:rPr>
          <w:rFonts w:ascii="Courier New" w:hAnsi="Courier New" w:cs="Courier New"/>
          <w:sz w:val="20"/>
          <w:szCs w:val="20"/>
        </w:rPr>
        <w:t>.player</w:t>
      </w:r>
      <w:proofErr w:type="spellEnd"/>
      <w:r w:rsidRPr="00126DB9">
        <w:rPr>
          <w:rFonts w:ascii="Courier New" w:hAnsi="Courier New" w:cs="Courier New"/>
          <w:sz w:val="20"/>
          <w:szCs w:val="20"/>
        </w:rPr>
        <w:t>({</w:t>
      </w:r>
      <w:proofErr w:type="spellStart"/>
      <w:r w:rsidRPr="00126DB9">
        <w:rPr>
          <w:rFonts w:ascii="Courier New" w:hAnsi="Courier New" w:cs="Courier New"/>
          <w:sz w:val="20"/>
          <w:szCs w:val="20"/>
        </w:rPr>
        <w:t>playerPref</w:t>
      </w:r>
      <w:proofErr w:type="spellEnd"/>
      <w:r w:rsidRPr="00126DB9">
        <w:rPr>
          <w:rFonts w:ascii="Courier New" w:hAnsi="Courier New" w:cs="Courier New"/>
          <w:sz w:val="20"/>
          <w:szCs w:val="20"/>
        </w:rPr>
        <w:t>: 'HLS'});</w:t>
      </w:r>
    </w:p>
    <w:p w:rsidR="00C232E1" w:rsidRPr="00126DB9" w:rsidRDefault="00C232E1" w:rsidP="00126DB9">
      <w:pPr>
        <w:spacing w:after="20"/>
        <w:rPr>
          <w:rFonts w:ascii="Courier New" w:hAnsi="Courier New" w:cs="Courier New"/>
          <w:sz w:val="20"/>
          <w:szCs w:val="20"/>
        </w:rPr>
      </w:pPr>
      <w:r w:rsidRPr="00126DB9">
        <w:rPr>
          <w:rFonts w:ascii="Courier New" w:hAnsi="Courier New" w:cs="Courier New"/>
          <w:sz w:val="20"/>
          <w:szCs w:val="20"/>
        </w:rPr>
        <w:tab/>
      </w:r>
      <w:r w:rsidRPr="00126DB9">
        <w:rPr>
          <w:rFonts w:ascii="Courier New" w:hAnsi="Courier New" w:cs="Courier New"/>
          <w:sz w:val="20"/>
          <w:szCs w:val="20"/>
        </w:rPr>
        <w:tab/>
      </w:r>
      <w:proofErr w:type="spellStart"/>
      <w:proofErr w:type="gramStart"/>
      <w:r w:rsidR="00126DB9" w:rsidRPr="00126DB9">
        <w:rPr>
          <w:rFonts w:ascii="Courier New" w:hAnsi="Courier New" w:cs="Courier New"/>
          <w:sz w:val="20"/>
          <w:szCs w:val="20"/>
        </w:rPr>
        <w:t>videoObjRef</w:t>
      </w:r>
      <w:r w:rsidRPr="00126DB9">
        <w:rPr>
          <w:rFonts w:ascii="Courier New" w:hAnsi="Courier New" w:cs="Courier New"/>
          <w:sz w:val="20"/>
          <w:szCs w:val="20"/>
        </w:rPr>
        <w:t>.player</w:t>
      </w:r>
      <w:proofErr w:type="spellEnd"/>
      <w:r w:rsidRPr="00126DB9">
        <w:rPr>
          <w:rFonts w:ascii="Courier New" w:hAnsi="Courier New" w:cs="Courier New"/>
          <w:sz w:val="20"/>
          <w:szCs w:val="20"/>
        </w:rPr>
        <w:t>(</w:t>
      </w:r>
      <w:proofErr w:type="gramEnd"/>
      <w:r w:rsidRPr="00126DB9">
        <w:rPr>
          <w:rFonts w:ascii="Courier New" w:hAnsi="Courier New" w:cs="Courier New"/>
          <w:sz w:val="20"/>
          <w:szCs w:val="20"/>
        </w:rPr>
        <w:t>'play'</w:t>
      </w:r>
      <w:r w:rsidR="000A1753" w:rsidRPr="00126DB9">
        <w:rPr>
          <w:rFonts w:ascii="Courier New" w:hAnsi="Courier New" w:cs="Courier New"/>
          <w:sz w:val="20"/>
          <w:szCs w:val="20"/>
        </w:rPr>
        <w:t xml:space="preserve">, </w:t>
      </w:r>
      <w:proofErr w:type="spellStart"/>
      <w:r w:rsidR="000A1753" w:rsidRPr="00D707B5">
        <w:rPr>
          <w:rFonts w:cs="Courier New"/>
          <w:i/>
          <w:sz w:val="20"/>
          <w:szCs w:val="20"/>
        </w:rPr>
        <w:t>mediaURL</w:t>
      </w:r>
      <w:proofErr w:type="spellEnd"/>
      <w:r w:rsidRPr="00126DB9">
        <w:rPr>
          <w:rFonts w:ascii="Courier New" w:hAnsi="Courier New" w:cs="Courier New"/>
          <w:sz w:val="20"/>
          <w:szCs w:val="20"/>
        </w:rPr>
        <w:t>);</w:t>
      </w:r>
      <w:r w:rsidRPr="00126DB9">
        <w:rPr>
          <w:rFonts w:ascii="Courier New" w:hAnsi="Courier New" w:cs="Courier New"/>
          <w:sz w:val="20"/>
          <w:szCs w:val="20"/>
        </w:rPr>
        <w:tab/>
      </w:r>
      <w:r w:rsidRPr="00126DB9">
        <w:rPr>
          <w:rFonts w:ascii="Courier New" w:hAnsi="Courier New" w:cs="Courier New"/>
          <w:sz w:val="20"/>
          <w:szCs w:val="20"/>
        </w:rPr>
        <w:tab/>
      </w:r>
    </w:p>
    <w:p w:rsidR="00C232E1" w:rsidRPr="00126DB9" w:rsidRDefault="00C232E1" w:rsidP="00126DB9">
      <w:pPr>
        <w:spacing w:after="20"/>
        <w:rPr>
          <w:rFonts w:ascii="Courier New" w:hAnsi="Courier New" w:cs="Courier New"/>
          <w:sz w:val="20"/>
          <w:szCs w:val="20"/>
        </w:rPr>
      </w:pPr>
      <w:r w:rsidRPr="00126DB9">
        <w:rPr>
          <w:rFonts w:ascii="Courier New" w:hAnsi="Courier New" w:cs="Courier New"/>
          <w:sz w:val="20"/>
          <w:szCs w:val="20"/>
        </w:rPr>
        <w:t xml:space="preserve">    });</w:t>
      </w:r>
    </w:p>
    <w:p w:rsidR="00C232E1" w:rsidRPr="00126DB9" w:rsidRDefault="00C232E1" w:rsidP="00126DB9">
      <w:pPr>
        <w:spacing w:after="20"/>
        <w:rPr>
          <w:rFonts w:ascii="Courier New" w:hAnsi="Courier New" w:cs="Courier New"/>
          <w:sz w:val="20"/>
          <w:szCs w:val="20"/>
        </w:rPr>
      </w:pPr>
      <w:r w:rsidRPr="00126DB9">
        <w:rPr>
          <w:rFonts w:ascii="Courier New" w:hAnsi="Courier New" w:cs="Courier New"/>
          <w:sz w:val="20"/>
          <w:szCs w:val="20"/>
        </w:rPr>
        <w:t xml:space="preserve">  &lt;/script&gt;</w:t>
      </w:r>
    </w:p>
    <w:p w:rsidR="00126DB9" w:rsidRPr="00126DB9" w:rsidRDefault="00C232E1" w:rsidP="00126DB9">
      <w:pPr>
        <w:spacing w:after="20"/>
        <w:rPr>
          <w:rFonts w:ascii="Courier New" w:hAnsi="Courier New" w:cs="Courier New"/>
          <w:sz w:val="20"/>
          <w:szCs w:val="20"/>
        </w:rPr>
      </w:pPr>
      <w:r w:rsidRPr="00126DB9">
        <w:rPr>
          <w:rFonts w:ascii="Courier New" w:hAnsi="Courier New" w:cs="Courier New"/>
          <w:sz w:val="20"/>
          <w:szCs w:val="20"/>
        </w:rPr>
        <w:t>&lt;/body&gt;</w:t>
      </w:r>
    </w:p>
    <w:p w:rsidR="00C232E1" w:rsidRPr="00126DB9" w:rsidRDefault="00C232E1" w:rsidP="00126DB9">
      <w:pPr>
        <w:spacing w:after="20"/>
        <w:rPr>
          <w:rFonts w:ascii="Courier New" w:hAnsi="Courier New" w:cs="Courier New"/>
          <w:sz w:val="20"/>
          <w:szCs w:val="20"/>
        </w:rPr>
      </w:pPr>
      <w:r w:rsidRPr="00126DB9">
        <w:rPr>
          <w:rFonts w:ascii="Courier New" w:hAnsi="Courier New" w:cs="Courier New"/>
          <w:sz w:val="20"/>
          <w:szCs w:val="20"/>
        </w:rPr>
        <w:t>&lt;/html&gt;</w:t>
      </w:r>
    </w:p>
    <w:p w:rsidR="00C232E1" w:rsidRDefault="00C232E1" w:rsidP="00C232E1">
      <w:pPr>
        <w:spacing w:after="0"/>
        <w:rPr>
          <w:rFonts w:ascii="Courier New" w:hAnsi="Courier New" w:cs="Courier New"/>
          <w:sz w:val="20"/>
          <w:szCs w:val="20"/>
        </w:rPr>
      </w:pPr>
    </w:p>
    <w:p w:rsidR="00FF0F06" w:rsidRPr="00F84586" w:rsidRDefault="00FF0F06" w:rsidP="00C232E1">
      <w:pPr>
        <w:spacing w:after="0"/>
        <w:rPr>
          <w:rFonts w:ascii="Courier New" w:hAnsi="Courier New" w:cs="Courier New"/>
          <w:sz w:val="20"/>
          <w:szCs w:val="20"/>
        </w:rPr>
      </w:pPr>
      <w:r>
        <w:t>Notes:</w:t>
      </w:r>
    </w:p>
    <w:p w:rsidR="005E5308" w:rsidRDefault="00FF0F06" w:rsidP="005E5308">
      <w:pPr>
        <w:pStyle w:val="ListParagraph"/>
        <w:numPr>
          <w:ilvl w:val="0"/>
          <w:numId w:val="34"/>
        </w:numPr>
      </w:pPr>
      <w:r>
        <w:t xml:space="preserve">The </w:t>
      </w:r>
      <w:r w:rsidRPr="00134F7B">
        <w:rPr>
          <w:rFonts w:ascii="Courier New" w:hAnsi="Courier New" w:cs="Courier New"/>
          <w:sz w:val="20"/>
          <w:szCs w:val="20"/>
        </w:rPr>
        <w:t>IE=EDGE</w:t>
      </w:r>
      <w:r w:rsidRPr="00DA0471">
        <w:t xml:space="preserve"> attribute is required for Internet Explorer when </w:t>
      </w:r>
      <w:r w:rsidR="00DA0471" w:rsidRPr="00DA0471">
        <w:t>running the SDK player on a PC connected to the same intranet as the server.</w:t>
      </w:r>
      <w:r w:rsidR="00DA0471">
        <w:t xml:space="preserve"> This keeps IE from defaulting into IE 7 compatibility mode which breaks the SDK player code.</w:t>
      </w:r>
    </w:p>
    <w:p w:rsidR="00677C89" w:rsidRDefault="00B7511E" w:rsidP="00F454F5">
      <w:pPr>
        <w:pStyle w:val="ListParagraph"/>
        <w:numPr>
          <w:ilvl w:val="0"/>
          <w:numId w:val="34"/>
        </w:numPr>
      </w:pPr>
      <w:r w:rsidRPr="00DE4495">
        <w:rPr>
          <w:rFonts w:ascii="Courier New" w:hAnsi="Courier New" w:cs="Courier New"/>
        </w:rPr>
        <w:t>BarcoPlayerInterface.js</w:t>
      </w:r>
      <w:r w:rsidR="007B0F4C">
        <w:t xml:space="preserve"> is </w:t>
      </w:r>
      <w:r w:rsidR="00F454F5" w:rsidRPr="00F454F5">
        <w:t>the</w:t>
      </w:r>
      <w:r w:rsidR="00677C89">
        <w:t xml:space="preserve"> first p</w:t>
      </w:r>
      <w:r w:rsidR="007B0F4C">
        <w:t xml:space="preserve">art of the </w:t>
      </w:r>
      <w:r w:rsidR="00F454F5" w:rsidRPr="00F454F5">
        <w:t xml:space="preserve">SDK Player. </w:t>
      </w:r>
    </w:p>
    <w:p w:rsidR="00140F06" w:rsidRDefault="00F454F5" w:rsidP="00677C89">
      <w:pPr>
        <w:ind w:left="810"/>
      </w:pPr>
      <w:r w:rsidRPr="00F454F5">
        <w:t>Please do not modify this code</w:t>
      </w:r>
      <w:r w:rsidR="00677C89">
        <w:t xml:space="preserve"> per license terms</w:t>
      </w:r>
      <w:r w:rsidRPr="00F454F5">
        <w:t xml:space="preserve">. Barco may provide periodic updates and bug fixes that </w:t>
      </w:r>
      <w:r w:rsidR="00B5374D">
        <w:t>you may receive in upcoming releases</w:t>
      </w:r>
      <w:r w:rsidRPr="00F454F5">
        <w:t>.</w:t>
      </w:r>
    </w:p>
    <w:p w:rsidR="00824DF6" w:rsidRDefault="00677C89" w:rsidP="00824DF6">
      <w:pPr>
        <w:pStyle w:val="ListParagraph"/>
        <w:numPr>
          <w:ilvl w:val="0"/>
          <w:numId w:val="34"/>
        </w:numPr>
      </w:pPr>
      <w:r w:rsidRPr="00677C89">
        <w:rPr>
          <w:szCs w:val="24"/>
        </w:rPr>
        <w:t xml:space="preserve">Player is implemented as a jQuery plugin. Commands to instantiate and make API calls follow jQuery plugin syntax. </w:t>
      </w:r>
    </w:p>
    <w:p w:rsidR="00824DF6" w:rsidRDefault="004B2124" w:rsidP="008A3ACB">
      <w:pPr>
        <w:pStyle w:val="ListParagraph"/>
        <w:ind w:left="0"/>
      </w:pPr>
      <w:r w:rsidRPr="00824DF6">
        <w:lastRenderedPageBreak/>
        <w:t xml:space="preserve">A more complete example of this approach is included in </w:t>
      </w:r>
      <w:r w:rsidRPr="00824DF6">
        <w:rPr>
          <w:rFonts w:ascii="Courier New" w:hAnsi="Courier New"/>
        </w:rPr>
        <w:t>Player.{</w:t>
      </w:r>
      <w:proofErr w:type="spellStart"/>
      <w:r w:rsidRPr="00824DF6">
        <w:rPr>
          <w:rFonts w:ascii="Courier New" w:hAnsi="Courier New"/>
        </w:rPr>
        <w:t>html,js</w:t>
      </w:r>
      <w:proofErr w:type="spellEnd"/>
      <w:r w:rsidRPr="00824DF6">
        <w:rPr>
          <w:rFonts w:ascii="Courier New" w:hAnsi="Courier New"/>
        </w:rPr>
        <w:t>}</w:t>
      </w:r>
      <w:r w:rsidRPr="00824DF6">
        <w:t xml:space="preserve"> where </w:t>
      </w:r>
      <w:r w:rsidR="00824DF6" w:rsidRPr="00824DF6">
        <w:t xml:space="preserve">you can see how </w:t>
      </w:r>
      <w:r w:rsidRPr="00824DF6">
        <w:t xml:space="preserve">additional API calls are hooked up to button events as-well-as </w:t>
      </w:r>
      <w:r w:rsidR="00824DF6" w:rsidRPr="00824DF6">
        <w:t xml:space="preserve">how </w:t>
      </w:r>
      <w:r w:rsidR="00DE4495" w:rsidRPr="00824DF6">
        <w:t>SDK P</w:t>
      </w:r>
      <w:r w:rsidRPr="00824DF6">
        <w:t>layer event</w:t>
      </w:r>
      <w:r w:rsidR="00DE4495" w:rsidRPr="00824DF6">
        <w:t>s</w:t>
      </w:r>
      <w:r w:rsidRPr="00824DF6">
        <w:t xml:space="preserve"> </w:t>
      </w:r>
      <w:r w:rsidR="00824DF6" w:rsidRPr="00824DF6">
        <w:t>can be subscribed to</w:t>
      </w:r>
      <w:r w:rsidRPr="00824DF6">
        <w:t>.</w:t>
      </w:r>
    </w:p>
    <w:p w:rsidR="004B2124" w:rsidRPr="00824DF6" w:rsidRDefault="004B2124" w:rsidP="00824DF6">
      <w:pPr>
        <w:pStyle w:val="ListParagraph"/>
        <w:ind w:left="810"/>
        <w:rPr>
          <w:b/>
          <w:sz w:val="36"/>
          <w:szCs w:val="36"/>
        </w:rPr>
      </w:pPr>
    </w:p>
    <w:p w:rsidR="00251173" w:rsidRDefault="00251173" w:rsidP="00251173">
      <w:pPr>
        <w:pStyle w:val="Heading1"/>
      </w:pPr>
      <w:bookmarkStart w:id="17" w:name="_Toc395521145"/>
      <w:r>
        <w:t>SDK Player API</w:t>
      </w:r>
      <w:bookmarkEnd w:id="17"/>
    </w:p>
    <w:p w:rsidR="00251173" w:rsidRDefault="00251173" w:rsidP="00251173">
      <w:r>
        <w:t xml:space="preserve">The player API consists of a set of commands which control video playback or obtains state information from the player. You can use the Player API to construct your own player controls and timeline output display. When the SDK player object is created, your code needs to specify where in the DOM the player object will appear. In the example below this is the </w:t>
      </w:r>
      <w:proofErr w:type="spellStart"/>
      <w:r w:rsidRPr="00672CD6">
        <w:rPr>
          <w:i/>
        </w:rPr>
        <w:t>parentElemRef</w:t>
      </w:r>
      <w:proofErr w:type="spellEnd"/>
      <w:r>
        <w:t xml:space="preserve"> which is usually an HTML &lt;div&gt; tag. (You can get a reference to the HTML element using JavaScript calls like </w:t>
      </w:r>
      <w:proofErr w:type="spellStart"/>
      <w:proofErr w:type="gramStart"/>
      <w:r>
        <w:t>getElementById</w:t>
      </w:r>
      <w:proofErr w:type="spellEnd"/>
      <w:r>
        <w:t>(</w:t>
      </w:r>
      <w:proofErr w:type="gramEnd"/>
      <w:r>
        <w:t xml:space="preserve">) or the jQuery equivalent.) The player will create an instance of itself as an inner element and return it. Your code can then reference the player instance via a variable reference (e.g. </w:t>
      </w:r>
      <w:proofErr w:type="spellStart"/>
      <w:r w:rsidRPr="00062E60">
        <w:rPr>
          <w:i/>
        </w:rPr>
        <w:t>videoObjRef</w:t>
      </w:r>
      <w:proofErr w:type="spellEnd"/>
      <w:r>
        <w:t>) as shown in the example below. When the player object is first created via</w:t>
      </w:r>
    </w:p>
    <w:p w:rsidR="00251173" w:rsidRDefault="00251173" w:rsidP="00251173">
      <w:pPr>
        <w:ind w:firstLine="720"/>
        <w:rPr>
          <w:rFonts w:ascii="Courier New" w:hAnsi="Courier New" w:cs="Courier New"/>
        </w:rPr>
      </w:pPr>
      <w:proofErr w:type="spellStart"/>
      <w:proofErr w:type="gramStart"/>
      <w:r>
        <w:rPr>
          <w:rFonts w:ascii="Courier New" w:hAnsi="Courier New" w:cs="Courier New"/>
        </w:rPr>
        <w:t>var</w:t>
      </w:r>
      <w:proofErr w:type="spellEnd"/>
      <w:proofErr w:type="gramEnd"/>
      <w:r>
        <w:rPr>
          <w:rFonts w:ascii="Courier New" w:hAnsi="Courier New" w:cs="Courier New"/>
        </w:rPr>
        <w:t xml:space="preserve"> </w:t>
      </w:r>
      <w:proofErr w:type="spellStart"/>
      <w:r w:rsidRPr="00062E60">
        <w:rPr>
          <w:i/>
        </w:rPr>
        <w:t>videoObjRef</w:t>
      </w:r>
      <w:proofErr w:type="spellEnd"/>
      <w:r>
        <w:rPr>
          <w:rFonts w:ascii="Courier New" w:hAnsi="Courier New" w:cs="Courier New"/>
        </w:rPr>
        <w:t xml:space="preserve"> = </w:t>
      </w:r>
      <w:proofErr w:type="spellStart"/>
      <w:r>
        <w:rPr>
          <w:i/>
        </w:rPr>
        <w:t>parent</w:t>
      </w:r>
      <w:r w:rsidRPr="00062E60">
        <w:rPr>
          <w:i/>
        </w:rPr>
        <w:t>ElemRef</w:t>
      </w:r>
      <w:r>
        <w:rPr>
          <w:rFonts w:ascii="Courier New" w:hAnsi="Courier New" w:cs="Courier New"/>
        </w:rPr>
        <w:t>.player</w:t>
      </w:r>
      <w:proofErr w:type="spellEnd"/>
      <w:r>
        <w:rPr>
          <w:rFonts w:ascii="Courier New" w:hAnsi="Courier New" w:cs="Courier New"/>
        </w:rPr>
        <w:t>(</w:t>
      </w:r>
      <w:proofErr w:type="spellStart"/>
      <w:r>
        <w:rPr>
          <w:i/>
        </w:rPr>
        <w:t>confObj</w:t>
      </w:r>
      <w:proofErr w:type="spellEnd"/>
      <w:r w:rsidRPr="001351C7">
        <w:rPr>
          <w:rFonts w:ascii="Courier New" w:hAnsi="Courier New" w:cs="Courier New"/>
        </w:rPr>
        <w:t>);</w:t>
      </w:r>
    </w:p>
    <w:p w:rsidR="00251173" w:rsidRPr="00CA6737" w:rsidRDefault="00251173" w:rsidP="00251173">
      <w:pPr>
        <w:rPr>
          <w:rFonts w:cs="Courier New"/>
        </w:rPr>
      </w:pPr>
      <w:proofErr w:type="gramStart"/>
      <w:r>
        <w:rPr>
          <w:rFonts w:cs="Courier New"/>
        </w:rPr>
        <w:t>t</w:t>
      </w:r>
      <w:r w:rsidRPr="00CA6737">
        <w:rPr>
          <w:rFonts w:cs="Courier New"/>
        </w:rPr>
        <w:t>he</w:t>
      </w:r>
      <w:proofErr w:type="gramEnd"/>
      <w:r w:rsidRPr="00CA6737">
        <w:rPr>
          <w:rFonts w:cs="Courier New"/>
        </w:rPr>
        <w:t xml:space="preserve"> SDK Player API can then be called thus:</w:t>
      </w:r>
    </w:p>
    <w:p w:rsidR="00251173" w:rsidRDefault="00251173" w:rsidP="00251173">
      <w:pPr>
        <w:ind w:firstLine="720"/>
        <w:rPr>
          <w:rFonts w:ascii="Courier New" w:hAnsi="Courier New" w:cs="Courier New"/>
        </w:rPr>
      </w:pPr>
      <w:proofErr w:type="spellStart"/>
      <w:proofErr w:type="gramStart"/>
      <w:r w:rsidRPr="00062E60">
        <w:rPr>
          <w:i/>
        </w:rPr>
        <w:t>videoObjRef</w:t>
      </w:r>
      <w:r>
        <w:rPr>
          <w:rFonts w:ascii="Courier New" w:hAnsi="Courier New" w:cs="Courier New"/>
        </w:rPr>
        <w:t>.player</w:t>
      </w:r>
      <w:proofErr w:type="spellEnd"/>
      <w:r>
        <w:rPr>
          <w:rFonts w:ascii="Courier New" w:hAnsi="Courier New" w:cs="Courier New"/>
        </w:rPr>
        <w:t>(</w:t>
      </w:r>
      <w:proofErr w:type="gramEnd"/>
      <w:r>
        <w:rPr>
          <w:i/>
        </w:rPr>
        <w:t>command, arguments…</w:t>
      </w:r>
      <w:r w:rsidRPr="001351C7">
        <w:rPr>
          <w:rFonts w:ascii="Courier New" w:hAnsi="Courier New" w:cs="Courier New"/>
        </w:rPr>
        <w:t>);</w:t>
      </w:r>
    </w:p>
    <w:p w:rsidR="00251173" w:rsidRPr="002419E6" w:rsidRDefault="00251173" w:rsidP="00251173">
      <w:r>
        <w:t xml:space="preserve">The </w:t>
      </w:r>
      <w:r w:rsidRPr="009C2AE8">
        <w:rPr>
          <w:i/>
        </w:rPr>
        <w:t>command</w:t>
      </w:r>
      <w:r>
        <w:t xml:space="preserve"> is a string containing a word like </w:t>
      </w:r>
      <w:r w:rsidRPr="00C75D12">
        <w:rPr>
          <w:rFonts w:ascii="Courier New" w:hAnsi="Courier New" w:cs="Courier New"/>
        </w:rPr>
        <w:t>'</w:t>
      </w:r>
      <w:proofErr w:type="spellStart"/>
      <w:r w:rsidRPr="00C75D12">
        <w:rPr>
          <w:rFonts w:ascii="Courier New" w:hAnsi="Courier New" w:cs="Courier New"/>
        </w:rPr>
        <w:t>conf</w:t>
      </w:r>
      <w:proofErr w:type="spellEnd"/>
      <w:r w:rsidRPr="00C75D12">
        <w:rPr>
          <w:rFonts w:ascii="Courier New" w:hAnsi="Courier New" w:cs="Courier New"/>
        </w:rPr>
        <w:t>'</w:t>
      </w:r>
      <w:r w:rsidRPr="009C2AE8">
        <w:rPr>
          <w:rFonts w:cs="Courier New"/>
        </w:rPr>
        <w:t xml:space="preserve">, </w:t>
      </w:r>
      <w:r w:rsidRPr="00075067">
        <w:rPr>
          <w:rFonts w:ascii="Courier New" w:hAnsi="Courier New" w:cs="Courier New"/>
        </w:rPr>
        <w:t>'play'</w:t>
      </w:r>
      <w:r w:rsidRPr="009C2AE8">
        <w:rPr>
          <w:rFonts w:cs="Courier New"/>
        </w:rPr>
        <w:t>, etc.</w:t>
      </w:r>
      <w:r>
        <w:rPr>
          <w:rFonts w:cs="Courier New"/>
        </w:rPr>
        <w:t xml:space="preserve"> which is shown in the 1</w:t>
      </w:r>
      <w:r w:rsidRPr="009C2AE8">
        <w:rPr>
          <w:rFonts w:cs="Courier New"/>
          <w:vertAlign w:val="superscript"/>
        </w:rPr>
        <w:t>st</w:t>
      </w:r>
      <w:r>
        <w:rPr>
          <w:rFonts w:cs="Courier New"/>
        </w:rPr>
        <w:t xml:space="preserve"> column of the table below followed by zero or more </w:t>
      </w:r>
      <w:r w:rsidRPr="009C2AE8">
        <w:rPr>
          <w:rFonts w:cs="Courier New"/>
          <w:i/>
        </w:rPr>
        <w:t>arguments</w:t>
      </w:r>
      <w:r>
        <w:rPr>
          <w:rFonts w:cs="Courier New"/>
        </w:rPr>
        <w:t xml:space="preserve"> depending on the </w:t>
      </w:r>
      <w:r w:rsidRPr="009C2AE8">
        <w:rPr>
          <w:rFonts w:cs="Courier New"/>
          <w:i/>
        </w:rPr>
        <w:t>command</w:t>
      </w:r>
      <w:r>
        <w:rPr>
          <w:rFonts w:cs="Courier New"/>
        </w:rPr>
        <w:t>.</w:t>
      </w:r>
    </w:p>
    <w:p w:rsidR="00251173" w:rsidRDefault="00251173" w:rsidP="00251173">
      <w:pPr>
        <w:pStyle w:val="ListParagraph"/>
        <w:jc w:val="both"/>
      </w:pPr>
    </w:p>
    <w:p w:rsidR="00251173" w:rsidRDefault="00251173" w:rsidP="00251173">
      <w:pPr>
        <w:pStyle w:val="ContentTextBold"/>
      </w:pPr>
      <w:r>
        <w:t>Examples</w:t>
      </w:r>
    </w:p>
    <w:p w:rsidR="00251173" w:rsidRPr="002345E7" w:rsidRDefault="00251173" w:rsidP="00251173">
      <w:r>
        <w:t xml:space="preserve">Call player </w:t>
      </w:r>
      <w:proofErr w:type="spellStart"/>
      <w:r>
        <w:t>init</w:t>
      </w:r>
      <w:proofErr w:type="spellEnd"/>
      <w:r>
        <w:t xml:space="preserve"> with an in-line </w:t>
      </w:r>
      <w:proofErr w:type="spellStart"/>
      <w:r w:rsidRPr="002345E7">
        <w:rPr>
          <w:i/>
        </w:rPr>
        <w:t>confObj</w:t>
      </w:r>
      <w:proofErr w:type="spellEnd"/>
      <w:r>
        <w:t>:</w:t>
      </w:r>
    </w:p>
    <w:p w:rsidR="00251173" w:rsidRDefault="00251173" w:rsidP="007B6B6E">
      <w:pPr>
        <w:spacing w:after="0" w:line="276" w:lineRule="auto"/>
        <w:rPr>
          <w:rFonts w:ascii="Courier New" w:hAnsi="Courier New" w:cs="Courier New"/>
        </w:rPr>
      </w:pPr>
      <w:r>
        <w:rPr>
          <w:rFonts w:ascii="Courier New" w:hAnsi="Courier New" w:cs="Courier New"/>
        </w:rPr>
        <w:t>&lt;</w:t>
      </w:r>
      <w:proofErr w:type="gramStart"/>
      <w:r>
        <w:rPr>
          <w:rFonts w:ascii="Courier New" w:hAnsi="Courier New" w:cs="Courier New"/>
        </w:rPr>
        <w:t>script</w:t>
      </w:r>
      <w:proofErr w:type="gramEnd"/>
      <w:r>
        <w:rPr>
          <w:rFonts w:ascii="Courier New" w:hAnsi="Courier New" w:cs="Courier New"/>
        </w:rPr>
        <w:t>&gt;</w:t>
      </w:r>
      <w:r>
        <w:rPr>
          <w:rFonts w:ascii="Courier New" w:hAnsi="Courier New" w:cs="Courier New"/>
        </w:rPr>
        <w:br/>
      </w:r>
      <w:proofErr w:type="spellStart"/>
      <w:r w:rsidRPr="00001A3F">
        <w:rPr>
          <w:rFonts w:ascii="Courier New" w:hAnsi="Courier New" w:cs="Courier New"/>
          <w:i/>
        </w:rPr>
        <w:t>parentElemRef</w:t>
      </w:r>
      <w:r>
        <w:rPr>
          <w:rFonts w:ascii="Courier New" w:hAnsi="Courier New" w:cs="Courier New"/>
        </w:rPr>
        <w:t>.player</w:t>
      </w:r>
      <w:proofErr w:type="spellEnd"/>
      <w:r>
        <w:rPr>
          <w:rFonts w:ascii="Courier New" w:hAnsi="Courier New" w:cs="Courier New"/>
        </w:rPr>
        <w:t>({</w:t>
      </w:r>
    </w:p>
    <w:p w:rsidR="00251173" w:rsidRDefault="00251173" w:rsidP="007B6B6E">
      <w:pPr>
        <w:spacing w:after="0" w:line="276" w:lineRule="auto"/>
        <w:rPr>
          <w:rFonts w:ascii="Courier New" w:hAnsi="Courier New" w:cs="Courier New"/>
        </w:rPr>
      </w:pPr>
      <w:r>
        <w:rPr>
          <w:rFonts w:ascii="Courier New" w:hAnsi="Courier New" w:cs="Courier New"/>
        </w:rPr>
        <w:t xml:space="preserve">   </w:t>
      </w:r>
      <w:proofErr w:type="spellStart"/>
      <w:r>
        <w:rPr>
          <w:rFonts w:ascii="Courier New" w:hAnsi="Courier New" w:cs="Courier New"/>
        </w:rPr>
        <w:t>playerPref</w:t>
      </w:r>
      <w:proofErr w:type="spellEnd"/>
      <w:r>
        <w:rPr>
          <w:rFonts w:ascii="Courier New" w:hAnsi="Courier New" w:cs="Courier New"/>
        </w:rPr>
        <w:t xml:space="preserve">: </w:t>
      </w:r>
      <w:r w:rsidRPr="00831937">
        <w:rPr>
          <w:rFonts w:ascii="Courier New" w:hAnsi="Courier New" w:cs="Courier New"/>
        </w:rPr>
        <w:t>'HLS'</w:t>
      </w:r>
      <w:r>
        <w:rPr>
          <w:rFonts w:ascii="Courier New" w:hAnsi="Courier New" w:cs="Courier New"/>
        </w:rPr>
        <w:t>,</w:t>
      </w:r>
      <w:r>
        <w:rPr>
          <w:rFonts w:ascii="Courier New" w:hAnsi="Courier New" w:cs="Courier New"/>
        </w:rPr>
        <w:br/>
      </w:r>
      <w:r w:rsidRPr="00AE263B">
        <w:rPr>
          <w:rFonts w:ascii="Courier New" w:hAnsi="Courier New" w:cs="Courier New"/>
        </w:rPr>
        <w:t xml:space="preserve">   </w:t>
      </w:r>
      <w:proofErr w:type="spellStart"/>
      <w:r w:rsidRPr="004C18CA">
        <w:rPr>
          <w:rFonts w:ascii="Courier New" w:hAnsi="Courier New" w:cs="Courier New"/>
        </w:rPr>
        <w:t>skip</w:t>
      </w:r>
      <w:r>
        <w:rPr>
          <w:rFonts w:ascii="Courier New" w:hAnsi="Courier New" w:cs="Courier New"/>
        </w:rPr>
        <w:t>BackwardOffset</w:t>
      </w:r>
      <w:proofErr w:type="spellEnd"/>
      <w:r>
        <w:rPr>
          <w:rFonts w:ascii="Courier New" w:hAnsi="Courier New" w:cs="Courier New"/>
        </w:rPr>
        <w:t xml:space="preserve">: </w:t>
      </w:r>
      <w:proofErr w:type="gramStart"/>
      <w:r>
        <w:rPr>
          <w:rFonts w:ascii="Courier New" w:hAnsi="Courier New" w:cs="Courier New"/>
        </w:rPr>
        <w:t>3</w:t>
      </w:r>
      <w:r w:rsidRPr="004C18CA">
        <w:rPr>
          <w:rFonts w:ascii="Courier New" w:hAnsi="Courier New" w:cs="Courier New"/>
        </w:rPr>
        <w:t>0000</w:t>
      </w:r>
      <w:r w:rsidRPr="003245F7">
        <w:rPr>
          <w:rFonts w:ascii="Courier New" w:hAnsi="Courier New" w:cs="Courier New"/>
          <w:color w:val="0070C0"/>
        </w:rPr>
        <w:t> </w:t>
      </w:r>
      <w:proofErr w:type="gramEnd"/>
      <w:r w:rsidRPr="00AE263B">
        <w:rPr>
          <w:rFonts w:ascii="Courier New" w:hAnsi="Courier New" w:cs="Courier New"/>
        </w:rPr>
        <w:br/>
        <w:t>});</w:t>
      </w:r>
      <w:r w:rsidRPr="00AE263B">
        <w:rPr>
          <w:rFonts w:ascii="Courier New" w:hAnsi="Courier New" w:cs="Courier New"/>
        </w:rPr>
        <w:br/>
        <w:t>&lt;/script&gt;</w:t>
      </w:r>
    </w:p>
    <w:p w:rsidR="00251173" w:rsidRDefault="00251173" w:rsidP="00251173">
      <w:pPr>
        <w:spacing w:after="0"/>
        <w:rPr>
          <w:rFonts w:ascii="Courier New" w:hAnsi="Courier New" w:cs="Courier New"/>
        </w:rPr>
      </w:pPr>
    </w:p>
    <w:p w:rsidR="00251173" w:rsidRPr="00BD349A" w:rsidRDefault="00251173" w:rsidP="00251173">
      <w:r>
        <w:t>You can also play using cascaded calls (like in jQuery):</w:t>
      </w:r>
    </w:p>
    <w:p w:rsidR="00251173" w:rsidRDefault="00B9305B" w:rsidP="00B9305B">
      <w:pPr>
        <w:spacing w:after="0"/>
        <w:rPr>
          <w:rFonts w:ascii="Courier New" w:hAnsi="Courier New" w:cs="Courier New"/>
        </w:rPr>
      </w:pPr>
      <w:proofErr w:type="spellStart"/>
      <w:proofErr w:type="gramStart"/>
      <w:r w:rsidRPr="00001A3F">
        <w:rPr>
          <w:rFonts w:ascii="Courier New" w:hAnsi="Courier New" w:cs="Courier New"/>
          <w:i/>
        </w:rPr>
        <w:t>parentElemRef</w:t>
      </w:r>
      <w:r w:rsidR="00251173">
        <w:rPr>
          <w:rFonts w:ascii="Courier New" w:hAnsi="Courier New" w:cs="Courier New"/>
        </w:rPr>
        <w:t>.player</w:t>
      </w:r>
      <w:proofErr w:type="spellEnd"/>
      <w:r w:rsidR="00251173">
        <w:rPr>
          <w:rFonts w:ascii="Courier New" w:hAnsi="Courier New" w:cs="Courier New"/>
        </w:rPr>
        <w:t>(</w:t>
      </w:r>
      <w:proofErr w:type="gramEnd"/>
      <w:r w:rsidR="00251173">
        <w:rPr>
          <w:rFonts w:ascii="Courier New" w:hAnsi="Courier New" w:cs="Courier New"/>
        </w:rPr>
        <w:t>{</w:t>
      </w:r>
      <w:proofErr w:type="spellStart"/>
      <w:r w:rsidR="00251173">
        <w:rPr>
          <w:rFonts w:ascii="Courier New" w:hAnsi="Courier New" w:cs="Courier New"/>
        </w:rPr>
        <w:t>playerURL</w:t>
      </w:r>
      <w:proofErr w:type="spellEnd"/>
      <w:r w:rsidR="00251173">
        <w:rPr>
          <w:rFonts w:ascii="Courier New" w:hAnsi="Courier New" w:cs="Courier New"/>
        </w:rPr>
        <w:t xml:space="preserve">: </w:t>
      </w:r>
      <w:proofErr w:type="spellStart"/>
      <w:r w:rsidR="00251173" w:rsidRPr="00B9305B">
        <w:rPr>
          <w:rFonts w:cs="Courier New"/>
          <w:i/>
        </w:rPr>
        <w:t>mediaURL</w:t>
      </w:r>
      <w:proofErr w:type="spellEnd"/>
      <w:r w:rsidR="00251173">
        <w:rPr>
          <w:rFonts w:ascii="Courier New" w:hAnsi="Courier New" w:cs="Courier New"/>
        </w:rPr>
        <w:t>}).player('play');</w:t>
      </w:r>
    </w:p>
    <w:p w:rsidR="00251173" w:rsidRDefault="00251173" w:rsidP="00251173">
      <w:pPr>
        <w:spacing w:after="0"/>
      </w:pPr>
    </w:p>
    <w:p w:rsidR="00251173" w:rsidRDefault="00251173">
      <w:pPr>
        <w:spacing w:after="200" w:line="276" w:lineRule="auto"/>
        <w:rPr>
          <w:b/>
        </w:rPr>
      </w:pPr>
      <w:r>
        <w:rPr>
          <w:b/>
        </w:rPr>
        <w:br w:type="page"/>
      </w:r>
    </w:p>
    <w:p w:rsidR="00251173" w:rsidRPr="00251173" w:rsidRDefault="00251173" w:rsidP="00251173">
      <w:pPr>
        <w:spacing w:after="200" w:line="276" w:lineRule="auto"/>
        <w:rPr>
          <w:b/>
        </w:rPr>
      </w:pPr>
      <w:r w:rsidRPr="00251173">
        <w:rPr>
          <w:b/>
        </w:rPr>
        <w:lastRenderedPageBreak/>
        <w:t>API Reference</w:t>
      </w:r>
    </w:p>
    <w:tbl>
      <w:tblPr>
        <w:tblStyle w:val="TableGrid"/>
        <w:tblW w:w="0" w:type="auto"/>
        <w:tblLook w:val="04A0" w:firstRow="1" w:lastRow="0" w:firstColumn="1" w:lastColumn="0" w:noHBand="0" w:noVBand="1"/>
      </w:tblPr>
      <w:tblGrid>
        <w:gridCol w:w="3673"/>
        <w:gridCol w:w="6623"/>
      </w:tblGrid>
      <w:tr w:rsidR="00251173" w:rsidTr="00DA42D3">
        <w:tc>
          <w:tcPr>
            <w:tcW w:w="3673" w:type="dxa"/>
          </w:tcPr>
          <w:p w:rsidR="00251173" w:rsidRPr="00A722AD" w:rsidRDefault="00251173" w:rsidP="00DA42D3">
            <w:pPr>
              <w:rPr>
                <w:b/>
              </w:rPr>
            </w:pPr>
            <w:r w:rsidRPr="00A722AD">
              <w:rPr>
                <w:b/>
              </w:rPr>
              <w:t>API</w:t>
            </w:r>
          </w:p>
        </w:tc>
        <w:tc>
          <w:tcPr>
            <w:tcW w:w="6623" w:type="dxa"/>
          </w:tcPr>
          <w:p w:rsidR="00251173" w:rsidRPr="00A722AD" w:rsidRDefault="00251173" w:rsidP="00DA42D3">
            <w:pPr>
              <w:rPr>
                <w:b/>
              </w:rPr>
            </w:pPr>
            <w:r w:rsidRPr="00A722AD">
              <w:rPr>
                <w:b/>
              </w:rPr>
              <w:t>Description</w:t>
            </w:r>
          </w:p>
        </w:tc>
      </w:tr>
      <w:tr w:rsidR="00251173" w:rsidTr="00DA42D3">
        <w:tc>
          <w:tcPr>
            <w:tcW w:w="3673" w:type="dxa"/>
          </w:tcPr>
          <w:p w:rsidR="00251173" w:rsidRDefault="00251173" w:rsidP="00DA42D3">
            <w:pPr>
              <w:rPr>
                <w:rFonts w:ascii="Courier New" w:hAnsi="Courier New" w:cs="Courier New"/>
              </w:rPr>
            </w:pPr>
            <w:r w:rsidRPr="00C75D12">
              <w:rPr>
                <w:rFonts w:ascii="Courier New" w:hAnsi="Courier New" w:cs="Courier New"/>
              </w:rPr>
              <w:t>'</w:t>
            </w:r>
            <w:proofErr w:type="spellStart"/>
            <w:r w:rsidRPr="00C75D12">
              <w:rPr>
                <w:rFonts w:ascii="Courier New" w:hAnsi="Courier New" w:cs="Courier New"/>
              </w:rPr>
              <w:t>conf</w:t>
            </w:r>
            <w:proofErr w:type="spellEnd"/>
            <w:r w:rsidRPr="00C75D12">
              <w:rPr>
                <w:rFonts w:ascii="Courier New" w:hAnsi="Courier New" w:cs="Courier New"/>
              </w:rPr>
              <w:t>'</w:t>
            </w:r>
            <w:r>
              <w:rPr>
                <w:rFonts w:ascii="Courier New" w:hAnsi="Courier New" w:cs="Courier New"/>
              </w:rPr>
              <w:t xml:space="preserve">, </w:t>
            </w:r>
            <w:proofErr w:type="spellStart"/>
            <w:r w:rsidRPr="00075067">
              <w:rPr>
                <w:rFonts w:ascii="Arial" w:hAnsi="Arial" w:cs="Arial"/>
                <w:i/>
              </w:rPr>
              <w:t>confObj</w:t>
            </w:r>
            <w:proofErr w:type="spellEnd"/>
          </w:p>
        </w:tc>
        <w:tc>
          <w:tcPr>
            <w:tcW w:w="6623" w:type="dxa"/>
          </w:tcPr>
          <w:p w:rsidR="00251173" w:rsidRDefault="00251173" w:rsidP="00DA42D3">
            <w:r>
              <w:t>Set or modify the SDK player configuration. Can be called any time after player is created</w:t>
            </w:r>
            <w:r w:rsidRPr="00207B70">
              <w:t>.</w:t>
            </w:r>
            <w:r>
              <w:t xml:space="preserve"> Multiple calls to </w:t>
            </w:r>
            <w:r w:rsidRPr="00C75D12">
              <w:rPr>
                <w:rFonts w:ascii="Courier New" w:hAnsi="Courier New" w:cs="Courier New"/>
              </w:rPr>
              <w:t>'</w:t>
            </w:r>
            <w:proofErr w:type="spellStart"/>
            <w:r w:rsidRPr="00C75D12">
              <w:rPr>
                <w:rFonts w:ascii="Courier New" w:hAnsi="Courier New" w:cs="Courier New"/>
              </w:rPr>
              <w:t>conf</w:t>
            </w:r>
            <w:proofErr w:type="spellEnd"/>
            <w:r w:rsidRPr="00C75D12">
              <w:rPr>
                <w:rFonts w:ascii="Courier New" w:hAnsi="Courier New" w:cs="Courier New"/>
              </w:rPr>
              <w:t>'</w:t>
            </w:r>
            <w:r w:rsidRPr="00DA0471">
              <w:t xml:space="preserve"> with different </w:t>
            </w:r>
            <w:proofErr w:type="spellStart"/>
            <w:r w:rsidRPr="00DA0471">
              <w:t>confObj</w:t>
            </w:r>
            <w:r>
              <w:t>’s</w:t>
            </w:r>
            <w:proofErr w:type="spellEnd"/>
            <w:r>
              <w:t xml:space="preserve"> will be merged into the overall configuration except where the same property name is used more than once. In that case, the new value for that property replaces the old one.</w:t>
            </w:r>
          </w:p>
        </w:tc>
      </w:tr>
      <w:tr w:rsidR="00964C2E" w:rsidTr="00DA42D3">
        <w:tc>
          <w:tcPr>
            <w:tcW w:w="3673" w:type="dxa"/>
          </w:tcPr>
          <w:p w:rsidR="009E1ABE" w:rsidRDefault="00964C2E" w:rsidP="009E1ABE">
            <w:pPr>
              <w:spacing w:after="0"/>
              <w:rPr>
                <w:rFonts w:ascii="Courier New" w:hAnsi="Courier New" w:cs="Courier New"/>
              </w:rPr>
            </w:pPr>
            <w:r w:rsidRPr="00964C2E">
              <w:rPr>
                <w:rFonts w:ascii="Courier New" w:hAnsi="Courier New" w:cs="Courier New"/>
              </w:rPr>
              <w:t>'authenticate'</w:t>
            </w:r>
            <w:r>
              <w:rPr>
                <w:rFonts w:ascii="Courier New" w:hAnsi="Courier New" w:cs="Courier New"/>
              </w:rPr>
              <w:t>, {</w:t>
            </w:r>
          </w:p>
          <w:p w:rsidR="009E1ABE" w:rsidRDefault="00964C2E" w:rsidP="009E1ABE">
            <w:pPr>
              <w:spacing w:after="0"/>
              <w:rPr>
                <w:rFonts w:ascii="Courier New" w:hAnsi="Courier New" w:cs="Courier New"/>
              </w:rPr>
            </w:pPr>
            <w:r>
              <w:rPr>
                <w:rFonts w:ascii="Courier New" w:hAnsi="Courier New" w:cs="Courier New"/>
              </w:rPr>
              <w:t xml:space="preserve"> </w:t>
            </w:r>
            <w:r w:rsidR="009E1ABE">
              <w:rPr>
                <w:rFonts w:ascii="Courier New" w:hAnsi="Courier New" w:cs="Courier New"/>
              </w:rPr>
              <w:t xml:space="preserve">  </w:t>
            </w:r>
            <w:proofErr w:type="spellStart"/>
            <w:r w:rsidR="00051D3F" w:rsidRPr="00964C2E">
              <w:rPr>
                <w:rFonts w:ascii="Courier New" w:hAnsi="Courier New" w:cs="Courier New"/>
              </w:rPr>
              <w:t>u</w:t>
            </w:r>
            <w:r w:rsidR="00051D3F">
              <w:rPr>
                <w:rFonts w:ascii="Courier New" w:hAnsi="Courier New" w:cs="Courier New"/>
              </w:rPr>
              <w:t>sername:</w:t>
            </w:r>
            <w:r w:rsidR="009E1ABE">
              <w:rPr>
                <w:rFonts w:cs="Courier New"/>
                <w:i/>
              </w:rPr>
              <w:t>username</w:t>
            </w:r>
            <w:proofErr w:type="spellEnd"/>
            <w:r>
              <w:rPr>
                <w:rFonts w:ascii="Courier New" w:hAnsi="Courier New" w:cs="Courier New"/>
              </w:rPr>
              <w:t>,</w:t>
            </w:r>
          </w:p>
          <w:p w:rsidR="009E1ABE" w:rsidRDefault="00964C2E" w:rsidP="009E1ABE">
            <w:pPr>
              <w:spacing w:after="0"/>
              <w:rPr>
                <w:rFonts w:ascii="Courier New" w:hAnsi="Courier New" w:cs="Courier New"/>
              </w:rPr>
            </w:pPr>
            <w:r>
              <w:rPr>
                <w:rFonts w:ascii="Courier New" w:hAnsi="Courier New" w:cs="Courier New"/>
              </w:rPr>
              <w:t xml:space="preserve"> </w:t>
            </w:r>
            <w:r w:rsidR="009E1ABE">
              <w:rPr>
                <w:rFonts w:ascii="Courier New" w:hAnsi="Courier New" w:cs="Courier New"/>
              </w:rPr>
              <w:t xml:space="preserve">  </w:t>
            </w:r>
            <w:proofErr w:type="spellStart"/>
            <w:r w:rsidR="009E1ABE">
              <w:rPr>
                <w:rFonts w:ascii="Courier New" w:hAnsi="Courier New" w:cs="Courier New"/>
              </w:rPr>
              <w:t>password:</w:t>
            </w:r>
            <w:r w:rsidRPr="00964C2E">
              <w:rPr>
                <w:rFonts w:cs="Courier New"/>
                <w:i/>
              </w:rPr>
              <w:t>password</w:t>
            </w:r>
            <w:proofErr w:type="spellEnd"/>
            <w:r>
              <w:rPr>
                <w:rFonts w:ascii="Courier New" w:hAnsi="Courier New" w:cs="Courier New"/>
              </w:rPr>
              <w:t>,</w:t>
            </w:r>
          </w:p>
          <w:p w:rsidR="009E1ABE" w:rsidRDefault="00964C2E" w:rsidP="009E1ABE">
            <w:pPr>
              <w:spacing w:after="0"/>
              <w:rPr>
                <w:rFonts w:cs="Courier New"/>
                <w:i/>
              </w:rPr>
            </w:pPr>
            <w:r>
              <w:rPr>
                <w:rFonts w:ascii="Courier New" w:hAnsi="Courier New" w:cs="Courier New"/>
              </w:rPr>
              <w:t xml:space="preserve"> </w:t>
            </w:r>
            <w:r w:rsidR="009E1ABE">
              <w:rPr>
                <w:rFonts w:ascii="Courier New" w:hAnsi="Courier New" w:cs="Courier New"/>
              </w:rPr>
              <w:t xml:space="preserve">  </w:t>
            </w:r>
            <w:proofErr w:type="spellStart"/>
            <w:r w:rsidR="009E1ABE">
              <w:rPr>
                <w:rFonts w:ascii="Courier New" w:hAnsi="Courier New" w:cs="Courier New"/>
              </w:rPr>
              <w:t>resource:</w:t>
            </w:r>
            <w:r w:rsidRPr="00964C2E">
              <w:rPr>
                <w:rFonts w:cs="Courier New"/>
                <w:i/>
              </w:rPr>
              <w:t>resource</w:t>
            </w:r>
            <w:proofErr w:type="spellEnd"/>
          </w:p>
          <w:p w:rsidR="00964C2E" w:rsidRPr="00C75D12" w:rsidRDefault="00964C2E" w:rsidP="009E1ABE">
            <w:pPr>
              <w:spacing w:after="0"/>
              <w:rPr>
                <w:rFonts w:ascii="Courier New" w:hAnsi="Courier New" w:cs="Courier New"/>
              </w:rPr>
            </w:pPr>
            <w:r>
              <w:rPr>
                <w:rFonts w:ascii="Courier New" w:hAnsi="Courier New" w:cs="Courier New"/>
              </w:rPr>
              <w:t>}</w:t>
            </w:r>
          </w:p>
        </w:tc>
        <w:tc>
          <w:tcPr>
            <w:tcW w:w="6623" w:type="dxa"/>
          </w:tcPr>
          <w:p w:rsidR="00964C2E" w:rsidRDefault="00A7596B" w:rsidP="009E1ABE">
            <w:r>
              <w:t>This method must be called</w:t>
            </w:r>
            <w:r w:rsidR="000243F8">
              <w:t xml:space="preserve"> when</w:t>
            </w:r>
            <w:r w:rsidR="003B5BC0">
              <w:t xml:space="preserve"> a user will be using</w:t>
            </w:r>
            <w:r>
              <w:t xml:space="preserve"> </w:t>
            </w:r>
            <w:r w:rsidR="00964C2E">
              <w:t xml:space="preserve">the </w:t>
            </w:r>
            <w:r w:rsidR="009E1ABE">
              <w:t>cut-</w:t>
            </w:r>
            <w:r>
              <w:t>list feature</w:t>
            </w:r>
            <w:r w:rsidR="00964C2E">
              <w:t xml:space="preserve">. </w:t>
            </w:r>
            <w:r w:rsidR="00614184">
              <w:t>These credentials must match the same credentials used during initial client login.</w:t>
            </w:r>
            <w:r>
              <w:t xml:space="preserve"> Ideally, the same info used for login should be saved</w:t>
            </w:r>
            <w:r w:rsidR="003C15AD">
              <w:t xml:space="preserve"> </w:t>
            </w:r>
            <w:r w:rsidR="009E1ABE">
              <w:t>and passed into this method</w:t>
            </w:r>
            <w:r>
              <w:t>.</w:t>
            </w:r>
            <w:r w:rsidR="00051D3F">
              <w:t xml:space="preserve"> The </w:t>
            </w:r>
            <w:r w:rsidR="009E1ABE">
              <w:t>single argument must be a JavaScript</w:t>
            </w:r>
            <w:r w:rsidR="00C7366A">
              <w:t xml:space="preserve"> object with the property </w:t>
            </w:r>
            <w:r w:rsidR="009E1ABE">
              <w:t>names</w:t>
            </w:r>
            <w:r w:rsidR="00C7366A">
              <w:t xml:space="preserve"> given</w:t>
            </w:r>
            <w:r w:rsidR="009E1ABE">
              <w:t>.</w:t>
            </w:r>
            <w:r w:rsidR="003B5BC0">
              <w:t xml:space="preserve"> This</w:t>
            </w:r>
            <w:r w:rsidR="00A44FB2">
              <w:t xml:space="preserve"> method must be called before the </w:t>
            </w:r>
            <w:r w:rsidR="00A44FB2" w:rsidRPr="00075067">
              <w:rPr>
                <w:rFonts w:ascii="Courier New" w:hAnsi="Courier New" w:cs="Courier New"/>
              </w:rPr>
              <w:t>'play'</w:t>
            </w:r>
            <w:r w:rsidR="00A44FB2">
              <w:rPr>
                <w:rFonts w:ascii="Courier New" w:hAnsi="Courier New" w:cs="Courier New"/>
              </w:rPr>
              <w:t xml:space="preserve"> </w:t>
            </w:r>
            <w:r w:rsidR="00A44FB2">
              <w:t>method is called in order to take effect.</w:t>
            </w:r>
          </w:p>
        </w:tc>
      </w:tr>
      <w:tr w:rsidR="00251173" w:rsidTr="00DA42D3">
        <w:tc>
          <w:tcPr>
            <w:tcW w:w="3673" w:type="dxa"/>
          </w:tcPr>
          <w:p w:rsidR="00251173" w:rsidRDefault="00251173" w:rsidP="00DA42D3">
            <w:pPr>
              <w:rPr>
                <w:rFonts w:ascii="Courier New" w:hAnsi="Courier New" w:cs="Courier New"/>
              </w:rPr>
            </w:pPr>
            <w:r w:rsidRPr="00075067">
              <w:rPr>
                <w:rFonts w:ascii="Courier New" w:hAnsi="Courier New" w:cs="Courier New"/>
              </w:rPr>
              <w:t>'play'</w:t>
            </w:r>
            <w:r>
              <w:rPr>
                <w:rFonts w:ascii="Courier New" w:hAnsi="Courier New" w:cs="Courier New"/>
              </w:rPr>
              <w:t xml:space="preserve">[, </w:t>
            </w:r>
            <w:proofErr w:type="spellStart"/>
            <w:r w:rsidRPr="00075067">
              <w:rPr>
                <w:rFonts w:ascii="Arial" w:hAnsi="Arial" w:cs="Arial"/>
                <w:i/>
              </w:rPr>
              <w:t>mediaURL</w:t>
            </w:r>
            <w:proofErr w:type="spellEnd"/>
            <w:r w:rsidRPr="002B72C0">
              <w:rPr>
                <w:rFonts w:ascii="Arial" w:hAnsi="Arial" w:cs="Arial"/>
              </w:rPr>
              <w:t>]</w:t>
            </w:r>
          </w:p>
        </w:tc>
        <w:tc>
          <w:tcPr>
            <w:tcW w:w="6623" w:type="dxa"/>
          </w:tcPr>
          <w:p w:rsidR="00251173" w:rsidRDefault="00251173" w:rsidP="00DA42D3">
            <w:r>
              <w:t xml:space="preserve">Sends a request to start streaming a video from the </w:t>
            </w:r>
            <w:proofErr w:type="spellStart"/>
            <w:r w:rsidRPr="00075067">
              <w:rPr>
                <w:i/>
              </w:rPr>
              <w:t>mediaURL</w:t>
            </w:r>
            <w:proofErr w:type="spellEnd"/>
            <w:r>
              <w:t xml:space="preserve">. If the </w:t>
            </w:r>
            <w:proofErr w:type="spellStart"/>
            <w:r w:rsidRPr="00FF0F06">
              <w:rPr>
                <w:rFonts w:ascii="Courier New" w:hAnsi="Courier New" w:cs="Courier New"/>
              </w:rPr>
              <w:t>playerURL</w:t>
            </w:r>
            <w:proofErr w:type="spellEnd"/>
            <w:r>
              <w:t xml:space="preserve"> property is specified in the </w:t>
            </w:r>
            <w:proofErr w:type="spellStart"/>
            <w:r w:rsidRPr="00FF0F06">
              <w:rPr>
                <w:i/>
              </w:rPr>
              <w:t>confObj</w:t>
            </w:r>
            <w:proofErr w:type="spellEnd"/>
            <w:r>
              <w:t xml:space="preserve"> passed to </w:t>
            </w:r>
            <w:r>
              <w:rPr>
                <w:rFonts w:ascii="Courier New" w:hAnsi="Courier New" w:cs="Courier New"/>
              </w:rPr>
              <w:t>'</w:t>
            </w:r>
            <w:proofErr w:type="spellStart"/>
            <w:r>
              <w:rPr>
                <w:rFonts w:ascii="Courier New" w:hAnsi="Courier New" w:cs="Courier New"/>
              </w:rPr>
              <w:t>conf</w:t>
            </w:r>
            <w:proofErr w:type="spellEnd"/>
            <w:r w:rsidRPr="00C75D12">
              <w:rPr>
                <w:rFonts w:ascii="Courier New" w:hAnsi="Courier New" w:cs="Courier New"/>
              </w:rPr>
              <w:t>'</w:t>
            </w:r>
            <w:r w:rsidRPr="00FF0F06">
              <w:t>,</w:t>
            </w:r>
            <w:r>
              <w:rPr>
                <w:rFonts w:ascii="Courier New" w:hAnsi="Courier New" w:cs="Courier New"/>
              </w:rPr>
              <w:t xml:space="preserve"> </w:t>
            </w:r>
            <w:r>
              <w:t xml:space="preserve">then the </w:t>
            </w:r>
            <w:proofErr w:type="spellStart"/>
            <w:r w:rsidRPr="00FF0F06">
              <w:rPr>
                <w:i/>
              </w:rPr>
              <w:t>mediaURL</w:t>
            </w:r>
            <w:proofErr w:type="spellEnd"/>
            <w:r>
              <w:t xml:space="preserve"> does not have to be specified here.</w:t>
            </w:r>
          </w:p>
        </w:tc>
      </w:tr>
      <w:tr w:rsidR="00251173" w:rsidTr="00DA42D3">
        <w:tc>
          <w:tcPr>
            <w:tcW w:w="3673" w:type="dxa"/>
          </w:tcPr>
          <w:p w:rsidR="00251173" w:rsidRDefault="00251173" w:rsidP="00DA42D3">
            <w:pPr>
              <w:rPr>
                <w:rFonts w:ascii="Courier New" w:hAnsi="Courier New" w:cs="Courier New"/>
              </w:rPr>
            </w:pPr>
            <w:r w:rsidRPr="00075067">
              <w:rPr>
                <w:rFonts w:ascii="Courier New" w:hAnsi="Courier New" w:cs="Courier New"/>
              </w:rPr>
              <w:t>'pause'</w:t>
            </w:r>
          </w:p>
        </w:tc>
        <w:tc>
          <w:tcPr>
            <w:tcW w:w="6623" w:type="dxa"/>
          </w:tcPr>
          <w:p w:rsidR="00251173" w:rsidRDefault="00251173" w:rsidP="00DA42D3">
            <w:proofErr w:type="gramStart"/>
            <w:r>
              <w:t>Pauses</w:t>
            </w:r>
            <w:proofErr w:type="gramEnd"/>
            <w:r>
              <w:t xml:space="preserve"> the currently playing clip or stream. </w:t>
            </w:r>
            <w:r w:rsidRPr="00075067">
              <w:rPr>
                <w:rFonts w:ascii="Courier New" w:hAnsi="Courier New" w:cs="Courier New"/>
              </w:rPr>
              <w:t>'</w:t>
            </w:r>
            <w:proofErr w:type="gramStart"/>
            <w:r w:rsidRPr="00075067">
              <w:rPr>
                <w:rFonts w:ascii="Courier New" w:hAnsi="Courier New" w:cs="Courier New"/>
              </w:rPr>
              <w:t>play</w:t>
            </w:r>
            <w:proofErr w:type="gramEnd"/>
            <w:r w:rsidRPr="00075067">
              <w:rPr>
                <w:rFonts w:ascii="Courier New" w:hAnsi="Courier New" w:cs="Courier New"/>
              </w:rPr>
              <w:t>'</w:t>
            </w:r>
            <w:r>
              <w:t xml:space="preserve"> must be called before this does anything.</w:t>
            </w:r>
          </w:p>
        </w:tc>
      </w:tr>
      <w:tr w:rsidR="00251173" w:rsidTr="00DA42D3">
        <w:tc>
          <w:tcPr>
            <w:tcW w:w="3673" w:type="dxa"/>
          </w:tcPr>
          <w:p w:rsidR="00251173" w:rsidRDefault="00251173" w:rsidP="00DA42D3">
            <w:pPr>
              <w:rPr>
                <w:rFonts w:ascii="Courier New" w:hAnsi="Courier New" w:cs="Courier New"/>
              </w:rPr>
            </w:pPr>
            <w:r w:rsidRPr="00075067">
              <w:rPr>
                <w:rFonts w:ascii="Courier New" w:hAnsi="Courier New" w:cs="Courier New"/>
              </w:rPr>
              <w:t>'resume'</w:t>
            </w:r>
          </w:p>
        </w:tc>
        <w:tc>
          <w:tcPr>
            <w:tcW w:w="6623" w:type="dxa"/>
          </w:tcPr>
          <w:p w:rsidR="00251173" w:rsidRDefault="00251173" w:rsidP="00DA42D3">
            <w:r>
              <w:t>Resumes the currently paused clip or stream</w:t>
            </w:r>
          </w:p>
        </w:tc>
      </w:tr>
      <w:tr w:rsidR="00251173" w:rsidTr="00DA42D3">
        <w:tc>
          <w:tcPr>
            <w:tcW w:w="3673" w:type="dxa"/>
          </w:tcPr>
          <w:p w:rsidR="00251173" w:rsidRDefault="00251173" w:rsidP="00677C89">
            <w:pPr>
              <w:rPr>
                <w:rFonts w:ascii="Courier New" w:hAnsi="Courier New" w:cs="Courier New"/>
              </w:rPr>
            </w:pPr>
            <w:r w:rsidRPr="0086486B">
              <w:rPr>
                <w:rFonts w:ascii="Courier New" w:hAnsi="Courier New" w:cs="Courier New"/>
              </w:rPr>
              <w:t>'</w:t>
            </w:r>
            <w:proofErr w:type="spellStart"/>
            <w:r w:rsidRPr="0086486B">
              <w:rPr>
                <w:rFonts w:ascii="Courier New" w:hAnsi="Courier New" w:cs="Courier New"/>
              </w:rPr>
              <w:t>skipforward</w:t>
            </w:r>
            <w:proofErr w:type="spellEnd"/>
            <w:r w:rsidRPr="0086486B">
              <w:rPr>
                <w:rFonts w:ascii="Courier New" w:hAnsi="Courier New" w:cs="Courier New"/>
              </w:rPr>
              <w:t>'</w:t>
            </w:r>
            <w:r>
              <w:rPr>
                <w:rFonts w:ascii="Courier New" w:hAnsi="Courier New" w:cs="Courier New"/>
              </w:rPr>
              <w:t xml:space="preserve">[, </w:t>
            </w:r>
            <w:r w:rsidR="00677C89" w:rsidRPr="00677C89">
              <w:rPr>
                <w:rFonts w:ascii="Arial" w:hAnsi="Arial" w:cs="Arial"/>
                <w:i/>
              </w:rPr>
              <w:t>offset</w:t>
            </w:r>
            <w:r>
              <w:rPr>
                <w:rFonts w:ascii="Courier New" w:hAnsi="Courier New" w:cs="Courier New"/>
              </w:rPr>
              <w:t>]</w:t>
            </w:r>
          </w:p>
        </w:tc>
        <w:tc>
          <w:tcPr>
            <w:tcW w:w="6623" w:type="dxa"/>
          </w:tcPr>
          <w:p w:rsidR="00251173" w:rsidRDefault="00251173" w:rsidP="00677C89">
            <w:proofErr w:type="spellStart"/>
            <w:r>
              <w:t>Timeshifts</w:t>
            </w:r>
            <w:proofErr w:type="spellEnd"/>
            <w:r>
              <w:t xml:space="preserve"> the video forward with the specified </w:t>
            </w:r>
            <w:r w:rsidRPr="00AC5D10">
              <w:t xml:space="preserve">optional </w:t>
            </w:r>
            <w:r w:rsidR="00677C89">
              <w:rPr>
                <w:rFonts w:ascii="Courier New" w:hAnsi="Courier New" w:cs="Courier New"/>
              </w:rPr>
              <w:t>offset</w:t>
            </w:r>
            <w:r w:rsidR="00677C89" w:rsidRPr="00CA6737">
              <w:t xml:space="preserve"> </w:t>
            </w:r>
            <w:r w:rsidRPr="00CA6737">
              <w:t>(in milliseconds)</w:t>
            </w:r>
            <w:r w:rsidR="00677C89">
              <w:t xml:space="preserve"> relative to current position</w:t>
            </w:r>
            <w:r w:rsidRPr="00AC5D10">
              <w:t>.</w:t>
            </w:r>
            <w:r>
              <w:t xml:space="preserve">  If </w:t>
            </w:r>
            <w:r w:rsidR="00677C89">
              <w:rPr>
                <w:rFonts w:ascii="Courier New" w:hAnsi="Courier New" w:cs="Courier New"/>
              </w:rPr>
              <w:t>offset</w:t>
            </w:r>
            <w:r w:rsidR="00677C89">
              <w:t xml:space="preserve"> </w:t>
            </w:r>
            <w:r>
              <w:t xml:space="preserve">is missing, the configured default is used. See the </w:t>
            </w:r>
            <w:r w:rsidRPr="00F2333F">
              <w:rPr>
                <w:b/>
              </w:rPr>
              <w:t>Player Configuration</w:t>
            </w:r>
            <w:r>
              <w:t xml:space="preserve"> section for details on setting defaults.</w:t>
            </w:r>
          </w:p>
        </w:tc>
      </w:tr>
      <w:tr w:rsidR="00251173" w:rsidTr="00DA42D3">
        <w:tc>
          <w:tcPr>
            <w:tcW w:w="3673" w:type="dxa"/>
          </w:tcPr>
          <w:p w:rsidR="00251173" w:rsidRDefault="00251173" w:rsidP="00677C89">
            <w:pPr>
              <w:rPr>
                <w:rFonts w:ascii="Courier New" w:hAnsi="Courier New" w:cs="Courier New"/>
              </w:rPr>
            </w:pPr>
            <w:r w:rsidRPr="0086486B">
              <w:rPr>
                <w:rFonts w:ascii="Courier New" w:hAnsi="Courier New" w:cs="Courier New"/>
              </w:rPr>
              <w:t>'</w:t>
            </w:r>
            <w:proofErr w:type="spellStart"/>
            <w:r w:rsidRPr="0086486B">
              <w:rPr>
                <w:rFonts w:ascii="Courier New" w:hAnsi="Courier New" w:cs="Courier New"/>
              </w:rPr>
              <w:t>skipbackward</w:t>
            </w:r>
            <w:proofErr w:type="spellEnd"/>
            <w:r w:rsidRPr="0086486B">
              <w:rPr>
                <w:rFonts w:ascii="Courier New" w:hAnsi="Courier New" w:cs="Courier New"/>
              </w:rPr>
              <w:t>'</w:t>
            </w:r>
            <w:r>
              <w:rPr>
                <w:rFonts w:ascii="Courier New" w:hAnsi="Courier New" w:cs="Courier New"/>
              </w:rPr>
              <w:t>[,</w:t>
            </w:r>
            <w:r w:rsidR="00677C89">
              <w:rPr>
                <w:rFonts w:ascii="Arial" w:hAnsi="Arial" w:cs="Arial"/>
                <w:i/>
              </w:rPr>
              <w:t>offset</w:t>
            </w:r>
            <w:r>
              <w:rPr>
                <w:rFonts w:ascii="Courier New" w:hAnsi="Courier New" w:cs="Courier New"/>
              </w:rPr>
              <w:t>]</w:t>
            </w:r>
          </w:p>
        </w:tc>
        <w:tc>
          <w:tcPr>
            <w:tcW w:w="6623" w:type="dxa"/>
          </w:tcPr>
          <w:p w:rsidR="00251173" w:rsidRDefault="005504AB" w:rsidP="005504AB">
            <w:proofErr w:type="spellStart"/>
            <w:r>
              <w:t>Timeshifts</w:t>
            </w:r>
            <w:proofErr w:type="spellEnd"/>
            <w:r>
              <w:t xml:space="preserve"> the video backward with the specified </w:t>
            </w:r>
            <w:r w:rsidRPr="00AC5D10">
              <w:t xml:space="preserve">optional </w:t>
            </w:r>
            <w:r w:rsidRPr="008A7F9C">
              <w:rPr>
                <w:rFonts w:cs="Courier New"/>
                <w:i/>
              </w:rPr>
              <w:t>offset</w:t>
            </w:r>
            <w:r w:rsidRPr="00CA6737">
              <w:t xml:space="preserve"> (in milliseconds)</w:t>
            </w:r>
            <w:r>
              <w:t xml:space="preserve"> relative to current position</w:t>
            </w:r>
            <w:r w:rsidRPr="00AC5D10">
              <w:t>.</w:t>
            </w:r>
            <w:r>
              <w:t xml:space="preserve">  If </w:t>
            </w:r>
            <w:r w:rsidRPr="008A7F9C">
              <w:rPr>
                <w:rFonts w:cs="Courier New"/>
                <w:i/>
              </w:rPr>
              <w:t>offset</w:t>
            </w:r>
            <w:r>
              <w:t xml:space="preserve"> is missing, the configured default is used. See the </w:t>
            </w:r>
            <w:r w:rsidRPr="00F2333F">
              <w:rPr>
                <w:b/>
              </w:rPr>
              <w:t>Player Configuration</w:t>
            </w:r>
            <w:r>
              <w:t xml:space="preserve"> section for details on setting defaults.</w:t>
            </w:r>
          </w:p>
        </w:tc>
      </w:tr>
      <w:tr w:rsidR="00251173" w:rsidTr="00DA42D3">
        <w:tc>
          <w:tcPr>
            <w:tcW w:w="3673" w:type="dxa"/>
          </w:tcPr>
          <w:p w:rsidR="00251173" w:rsidRDefault="00251173" w:rsidP="00DA42D3">
            <w:pPr>
              <w:rPr>
                <w:rFonts w:ascii="Courier New" w:hAnsi="Courier New" w:cs="Courier New"/>
              </w:rPr>
            </w:pPr>
            <w:r w:rsidRPr="0086486B">
              <w:rPr>
                <w:rFonts w:ascii="Courier New" w:hAnsi="Courier New" w:cs="Courier New"/>
              </w:rPr>
              <w:t>'catchup'</w:t>
            </w:r>
          </w:p>
        </w:tc>
        <w:tc>
          <w:tcPr>
            <w:tcW w:w="6623" w:type="dxa"/>
          </w:tcPr>
          <w:p w:rsidR="00251173" w:rsidRDefault="00251173" w:rsidP="005504AB">
            <w:proofErr w:type="spellStart"/>
            <w:r>
              <w:t>Timeshifts</w:t>
            </w:r>
            <w:proofErr w:type="spellEnd"/>
            <w:r>
              <w:t xml:space="preserve"> the video to </w:t>
            </w:r>
            <w:r w:rsidR="005504AB">
              <w:t>the current (live) time.</w:t>
            </w:r>
          </w:p>
        </w:tc>
      </w:tr>
      <w:tr w:rsidR="00251173" w:rsidTr="00DA42D3">
        <w:tc>
          <w:tcPr>
            <w:tcW w:w="3673" w:type="dxa"/>
          </w:tcPr>
          <w:p w:rsidR="00251173" w:rsidRDefault="00251173" w:rsidP="00DA42D3">
            <w:pPr>
              <w:rPr>
                <w:rFonts w:ascii="Courier New" w:hAnsi="Courier New" w:cs="Courier New"/>
              </w:rPr>
            </w:pPr>
            <w:r w:rsidRPr="0086486B">
              <w:rPr>
                <w:rFonts w:ascii="Courier New" w:hAnsi="Courier New" w:cs="Courier New"/>
              </w:rPr>
              <w:lastRenderedPageBreak/>
              <w:t>'stop'</w:t>
            </w:r>
          </w:p>
        </w:tc>
        <w:tc>
          <w:tcPr>
            <w:tcW w:w="6623" w:type="dxa"/>
          </w:tcPr>
          <w:p w:rsidR="00251173" w:rsidRDefault="00251173" w:rsidP="005504AB">
            <w:r>
              <w:t xml:space="preserve">Stops the </w:t>
            </w:r>
            <w:r w:rsidR="005504AB">
              <w:t xml:space="preserve">current </w:t>
            </w:r>
            <w:r>
              <w:t>stream</w:t>
            </w:r>
          </w:p>
        </w:tc>
      </w:tr>
      <w:tr w:rsidR="00251173" w:rsidTr="00DA42D3">
        <w:tc>
          <w:tcPr>
            <w:tcW w:w="3673" w:type="dxa"/>
          </w:tcPr>
          <w:p w:rsidR="00251173" w:rsidRPr="00EF51CE" w:rsidRDefault="00251173" w:rsidP="00677C89">
            <w:r w:rsidRPr="00C232E1">
              <w:rPr>
                <w:rFonts w:ascii="Courier New" w:hAnsi="Courier New" w:cs="Courier New"/>
              </w:rPr>
              <w:t>'</w:t>
            </w:r>
            <w:proofErr w:type="spellStart"/>
            <w:r w:rsidRPr="00C232E1">
              <w:rPr>
                <w:rFonts w:ascii="Courier New" w:hAnsi="Courier New" w:cs="Courier New"/>
              </w:rPr>
              <w:t>seekTo</w:t>
            </w:r>
            <w:proofErr w:type="spellEnd"/>
            <w:r w:rsidRPr="00C232E1">
              <w:rPr>
                <w:rFonts w:ascii="Courier New" w:hAnsi="Courier New" w:cs="Courier New"/>
              </w:rPr>
              <w:t>',</w:t>
            </w:r>
            <w:r w:rsidRPr="00EF51CE">
              <w:t xml:space="preserve"> </w:t>
            </w:r>
            <w:proofErr w:type="spellStart"/>
            <w:r w:rsidR="00677C89">
              <w:rPr>
                <w:rFonts w:ascii="Arial" w:hAnsi="Arial" w:cs="Arial"/>
                <w:i/>
              </w:rPr>
              <w:t>startOffset</w:t>
            </w:r>
            <w:proofErr w:type="spellEnd"/>
          </w:p>
        </w:tc>
        <w:tc>
          <w:tcPr>
            <w:tcW w:w="6623" w:type="dxa"/>
          </w:tcPr>
          <w:p w:rsidR="00251173" w:rsidRPr="00EF51CE" w:rsidRDefault="00251173" w:rsidP="008A7F9C">
            <w:r w:rsidRPr="00EF51CE">
              <w:t xml:space="preserve">Reposition playback within the video/audio stream to a </w:t>
            </w:r>
            <w:proofErr w:type="spellStart"/>
            <w:r w:rsidR="00677C89" w:rsidRPr="00677C89">
              <w:rPr>
                <w:rFonts w:ascii="Arial" w:hAnsi="Arial" w:cs="Arial"/>
                <w:i/>
              </w:rPr>
              <w:t>startOffset</w:t>
            </w:r>
            <w:proofErr w:type="spellEnd"/>
            <w:r w:rsidRPr="00EF51CE">
              <w:t xml:space="preserve"> (in milliseconds) relative to the beginning of the </w:t>
            </w:r>
            <w:r w:rsidR="008A7F9C">
              <w:t xml:space="preserve">recorded </w:t>
            </w:r>
            <w:r w:rsidRPr="00EF51CE">
              <w:t xml:space="preserve">stream. </w:t>
            </w:r>
            <w:r w:rsidR="008A7F9C">
              <w:t xml:space="preserve">Does not work for live. </w:t>
            </w:r>
            <w:r w:rsidRPr="00EF51CE">
              <w:t xml:space="preserve">If the time-offset exceeds the stream length, the </w:t>
            </w:r>
            <w:proofErr w:type="spellStart"/>
            <w:r w:rsidR="00677C89" w:rsidRPr="00677C89">
              <w:rPr>
                <w:rFonts w:ascii="Arial" w:hAnsi="Arial" w:cs="Arial"/>
                <w:i/>
              </w:rPr>
              <w:t>startOffset</w:t>
            </w:r>
            <w:proofErr w:type="spellEnd"/>
            <w:r w:rsidR="00677C89" w:rsidRPr="00EF51CE">
              <w:t xml:space="preserve"> </w:t>
            </w:r>
            <w:r w:rsidRPr="00EF51CE">
              <w:t xml:space="preserve">is set to the current stream length. A negative </w:t>
            </w:r>
            <w:proofErr w:type="spellStart"/>
            <w:r w:rsidR="00677C89" w:rsidRPr="00677C89">
              <w:rPr>
                <w:rFonts w:ascii="Arial" w:hAnsi="Arial" w:cs="Arial"/>
                <w:i/>
              </w:rPr>
              <w:t>startOffset</w:t>
            </w:r>
            <w:proofErr w:type="spellEnd"/>
            <w:r w:rsidR="00677C89" w:rsidRPr="00EF51CE">
              <w:t xml:space="preserve"> </w:t>
            </w:r>
            <w:r w:rsidRPr="00EF51CE">
              <w:t>is treated like zero.</w:t>
            </w:r>
          </w:p>
        </w:tc>
      </w:tr>
      <w:tr w:rsidR="00251173" w:rsidTr="00DA42D3">
        <w:tc>
          <w:tcPr>
            <w:tcW w:w="3673" w:type="dxa"/>
          </w:tcPr>
          <w:p w:rsidR="00251173" w:rsidRPr="00007CD2" w:rsidRDefault="00251173" w:rsidP="00DA42D3">
            <w:pPr>
              <w:rPr>
                <w:rFonts w:ascii="Courier New" w:hAnsi="Courier New" w:cs="Courier New"/>
              </w:rPr>
            </w:pPr>
            <w:r w:rsidRPr="00007CD2">
              <w:rPr>
                <w:rFonts w:ascii="Courier New" w:hAnsi="Courier New" w:cs="Courier New"/>
              </w:rPr>
              <w:t>'mute'</w:t>
            </w:r>
          </w:p>
        </w:tc>
        <w:tc>
          <w:tcPr>
            <w:tcW w:w="6623" w:type="dxa"/>
          </w:tcPr>
          <w:p w:rsidR="00251173" w:rsidRPr="005E56F4" w:rsidRDefault="00251173" w:rsidP="005504AB">
            <w:r w:rsidRPr="005E56F4">
              <w:t>Mutes the sound</w:t>
            </w:r>
            <w:r>
              <w:t xml:space="preserve">. </w:t>
            </w:r>
          </w:p>
        </w:tc>
      </w:tr>
      <w:tr w:rsidR="00251173" w:rsidTr="00DA42D3">
        <w:tc>
          <w:tcPr>
            <w:tcW w:w="3673" w:type="dxa"/>
          </w:tcPr>
          <w:p w:rsidR="00251173" w:rsidRPr="00007CD2" w:rsidRDefault="00251173" w:rsidP="00DA42D3">
            <w:pPr>
              <w:rPr>
                <w:rFonts w:ascii="Courier New" w:hAnsi="Courier New" w:cs="Courier New"/>
              </w:rPr>
            </w:pPr>
            <w:r w:rsidRPr="00007CD2">
              <w:rPr>
                <w:rFonts w:ascii="Courier New" w:hAnsi="Courier New" w:cs="Courier New"/>
              </w:rPr>
              <w:t>'unmute'</w:t>
            </w:r>
          </w:p>
        </w:tc>
        <w:tc>
          <w:tcPr>
            <w:tcW w:w="6623" w:type="dxa"/>
          </w:tcPr>
          <w:p w:rsidR="00251173" w:rsidRPr="005E56F4" w:rsidRDefault="00251173" w:rsidP="005504AB">
            <w:r w:rsidRPr="005E56F4">
              <w:t>Unmutes the sound</w:t>
            </w:r>
            <w:r w:rsidR="005504AB">
              <w:t>.</w:t>
            </w:r>
          </w:p>
        </w:tc>
      </w:tr>
      <w:tr w:rsidR="00251173" w:rsidTr="00DA42D3">
        <w:tc>
          <w:tcPr>
            <w:tcW w:w="3673" w:type="dxa"/>
          </w:tcPr>
          <w:p w:rsidR="00251173" w:rsidRPr="00007CD2" w:rsidRDefault="00251173" w:rsidP="00DA42D3">
            <w:pPr>
              <w:rPr>
                <w:rFonts w:ascii="Courier New" w:hAnsi="Courier New" w:cs="Courier New"/>
              </w:rPr>
            </w:pPr>
            <w:r w:rsidRPr="00007CD2">
              <w:rPr>
                <w:rFonts w:ascii="Courier New" w:hAnsi="Courier New" w:cs="Courier New"/>
              </w:rPr>
              <w:t>'</w:t>
            </w:r>
            <w:proofErr w:type="spellStart"/>
            <w:r w:rsidRPr="00007CD2">
              <w:rPr>
                <w:rFonts w:ascii="Courier New" w:hAnsi="Courier New" w:cs="Courier New"/>
              </w:rPr>
              <w:t>getVersion</w:t>
            </w:r>
            <w:proofErr w:type="spellEnd"/>
            <w:r w:rsidRPr="00007CD2">
              <w:rPr>
                <w:rFonts w:ascii="Courier New" w:hAnsi="Courier New" w:cs="Courier New"/>
              </w:rPr>
              <w:t>'</w:t>
            </w:r>
          </w:p>
        </w:tc>
        <w:tc>
          <w:tcPr>
            <w:tcW w:w="6623" w:type="dxa"/>
          </w:tcPr>
          <w:p w:rsidR="00251173" w:rsidRPr="00007CD2" w:rsidRDefault="00251173" w:rsidP="005504AB">
            <w:r w:rsidRPr="00007CD2">
              <w:t xml:space="preserve">Returns the current version of the SDK player release as a string, like </w:t>
            </w:r>
            <w:r w:rsidRPr="00007CD2">
              <w:rPr>
                <w:rFonts w:ascii="Courier New" w:hAnsi="Courier New" w:cs="Courier New"/>
              </w:rPr>
              <w:t>'4.1.r15.b5'</w:t>
            </w:r>
          </w:p>
        </w:tc>
      </w:tr>
      <w:tr w:rsidR="00251173" w:rsidTr="00DA42D3">
        <w:tc>
          <w:tcPr>
            <w:tcW w:w="3673" w:type="dxa"/>
          </w:tcPr>
          <w:p w:rsidR="00251173" w:rsidRPr="00007CD2" w:rsidRDefault="00251173" w:rsidP="00DA42D3">
            <w:pPr>
              <w:rPr>
                <w:rFonts w:ascii="Courier New" w:hAnsi="Courier New" w:cs="Courier New"/>
              </w:rPr>
            </w:pPr>
            <w:r w:rsidRPr="00007CD2">
              <w:rPr>
                <w:rFonts w:ascii="Courier New" w:hAnsi="Courier New" w:cs="Courier New"/>
              </w:rPr>
              <w:t>'</w:t>
            </w:r>
            <w:proofErr w:type="spellStart"/>
            <w:r w:rsidRPr="00007CD2">
              <w:rPr>
                <w:rFonts w:ascii="Courier New" w:hAnsi="Courier New" w:cs="Courier New"/>
              </w:rPr>
              <w:t>getMediaURL</w:t>
            </w:r>
            <w:proofErr w:type="spellEnd"/>
            <w:r w:rsidRPr="00007CD2">
              <w:rPr>
                <w:rFonts w:ascii="Courier New" w:hAnsi="Courier New" w:cs="Courier New"/>
              </w:rPr>
              <w:t>'</w:t>
            </w:r>
          </w:p>
        </w:tc>
        <w:tc>
          <w:tcPr>
            <w:tcW w:w="6623" w:type="dxa"/>
          </w:tcPr>
          <w:p w:rsidR="00251173" w:rsidRPr="00007CD2" w:rsidRDefault="00251173" w:rsidP="00DA42D3">
            <w:r w:rsidRPr="00007CD2">
              <w:t xml:space="preserve">Returns the current </w:t>
            </w:r>
            <w:proofErr w:type="spellStart"/>
            <w:r>
              <w:t>mediaURL</w:t>
            </w:r>
            <w:proofErr w:type="spellEnd"/>
            <w:r w:rsidRPr="00007CD2">
              <w:t xml:space="preserve">. </w:t>
            </w:r>
          </w:p>
        </w:tc>
      </w:tr>
      <w:tr w:rsidR="00251173" w:rsidTr="00DA42D3">
        <w:tc>
          <w:tcPr>
            <w:tcW w:w="3673" w:type="dxa"/>
          </w:tcPr>
          <w:p w:rsidR="00251173" w:rsidRPr="0027718B" w:rsidRDefault="00251173" w:rsidP="00DA42D3">
            <w:pPr>
              <w:rPr>
                <w:rFonts w:ascii="Courier New" w:hAnsi="Courier New" w:cs="Courier New"/>
              </w:rPr>
            </w:pPr>
            <w:r w:rsidRPr="00BD349A">
              <w:rPr>
                <w:rFonts w:ascii="Courier New" w:hAnsi="Courier New" w:cs="Courier New"/>
              </w:rPr>
              <w:t>'</w:t>
            </w:r>
            <w:proofErr w:type="spellStart"/>
            <w:r w:rsidRPr="00BD349A">
              <w:rPr>
                <w:rFonts w:ascii="Courier New" w:hAnsi="Courier New" w:cs="Courier New"/>
              </w:rPr>
              <w:t>isPaused</w:t>
            </w:r>
            <w:proofErr w:type="spellEnd"/>
            <w:r w:rsidRPr="00BD349A">
              <w:rPr>
                <w:rFonts w:ascii="Courier New" w:hAnsi="Courier New" w:cs="Courier New"/>
              </w:rPr>
              <w:t>'</w:t>
            </w:r>
          </w:p>
        </w:tc>
        <w:tc>
          <w:tcPr>
            <w:tcW w:w="6623" w:type="dxa"/>
          </w:tcPr>
          <w:p w:rsidR="00251173" w:rsidRDefault="00251173" w:rsidP="00DA42D3">
            <w:r>
              <w:t xml:space="preserve">Returns </w:t>
            </w:r>
            <w:r w:rsidRPr="00BE5EF2">
              <w:rPr>
                <w:rFonts w:ascii="Courier New" w:hAnsi="Courier New" w:cs="Courier New"/>
              </w:rPr>
              <w:t xml:space="preserve">true </w:t>
            </w:r>
            <w:r>
              <w:t>if the SDK player is paused</w:t>
            </w:r>
            <w:r w:rsidR="005504AB">
              <w:t>.</w:t>
            </w:r>
          </w:p>
        </w:tc>
      </w:tr>
      <w:tr w:rsidR="00251173" w:rsidTr="00DA42D3">
        <w:tc>
          <w:tcPr>
            <w:tcW w:w="3673" w:type="dxa"/>
          </w:tcPr>
          <w:p w:rsidR="00251173" w:rsidRDefault="00251173" w:rsidP="00DA42D3">
            <w:pPr>
              <w:rPr>
                <w:rFonts w:ascii="Courier New" w:hAnsi="Courier New" w:cs="Courier New"/>
              </w:rPr>
            </w:pPr>
            <w:r w:rsidRPr="00BD349A">
              <w:rPr>
                <w:rFonts w:ascii="Courier New" w:hAnsi="Courier New" w:cs="Courier New"/>
              </w:rPr>
              <w:t>'</w:t>
            </w:r>
            <w:proofErr w:type="spellStart"/>
            <w:r w:rsidRPr="00BD349A">
              <w:rPr>
                <w:rFonts w:ascii="Courier New" w:hAnsi="Courier New" w:cs="Courier New"/>
              </w:rPr>
              <w:t>isPlaying</w:t>
            </w:r>
            <w:proofErr w:type="spellEnd"/>
            <w:r w:rsidRPr="00BD349A">
              <w:rPr>
                <w:rFonts w:ascii="Courier New" w:hAnsi="Courier New" w:cs="Courier New"/>
              </w:rPr>
              <w:t>'</w:t>
            </w:r>
          </w:p>
        </w:tc>
        <w:tc>
          <w:tcPr>
            <w:tcW w:w="6623" w:type="dxa"/>
          </w:tcPr>
          <w:p w:rsidR="00251173" w:rsidRDefault="00251173" w:rsidP="00DA42D3">
            <w:r>
              <w:t xml:space="preserve">Returns </w:t>
            </w:r>
            <w:r w:rsidRPr="00BE5EF2">
              <w:rPr>
                <w:rFonts w:ascii="Courier New" w:hAnsi="Courier New" w:cs="Courier New"/>
              </w:rPr>
              <w:t>true</w:t>
            </w:r>
            <w:r>
              <w:t xml:space="preserve"> if the SDK player is playing</w:t>
            </w:r>
            <w:r w:rsidR="005504AB">
              <w:t>.</w:t>
            </w:r>
          </w:p>
        </w:tc>
      </w:tr>
    </w:tbl>
    <w:p w:rsidR="00251173" w:rsidRDefault="00251173" w:rsidP="00251173"/>
    <w:p w:rsidR="00251173" w:rsidRDefault="00251173" w:rsidP="00251173">
      <w:pPr>
        <w:spacing w:after="200" w:line="276" w:lineRule="auto"/>
      </w:pPr>
    </w:p>
    <w:p w:rsidR="00251173" w:rsidRDefault="00251173" w:rsidP="00251173">
      <w:pPr>
        <w:pStyle w:val="Heading1"/>
      </w:pPr>
      <w:bookmarkStart w:id="18" w:name="_Toc395521146"/>
      <w:r>
        <w:t>SDK Player Configuration</w:t>
      </w:r>
      <w:bookmarkEnd w:id="18"/>
      <w:r>
        <w:t xml:space="preserve"> </w:t>
      </w:r>
    </w:p>
    <w:p w:rsidR="00251173" w:rsidRDefault="00251173" w:rsidP="00251173">
      <w:r>
        <w:t>When the SDK player object is created, you can pass various configuration options to the player at this time via:</w:t>
      </w:r>
    </w:p>
    <w:p w:rsidR="00251173" w:rsidRDefault="00251173" w:rsidP="00251173">
      <w:pPr>
        <w:ind w:firstLine="720"/>
        <w:rPr>
          <w:rFonts w:ascii="Courier New" w:hAnsi="Courier New" w:cs="Courier New"/>
        </w:rPr>
      </w:pPr>
      <w:proofErr w:type="spellStart"/>
      <w:proofErr w:type="gramStart"/>
      <w:r>
        <w:rPr>
          <w:rFonts w:ascii="Courier New" w:hAnsi="Courier New" w:cs="Courier New"/>
        </w:rPr>
        <w:t>var</w:t>
      </w:r>
      <w:proofErr w:type="spellEnd"/>
      <w:proofErr w:type="gramEnd"/>
      <w:r>
        <w:rPr>
          <w:rFonts w:ascii="Courier New" w:hAnsi="Courier New" w:cs="Courier New"/>
        </w:rPr>
        <w:t xml:space="preserve"> </w:t>
      </w:r>
      <w:proofErr w:type="spellStart"/>
      <w:r w:rsidRPr="00062E60">
        <w:rPr>
          <w:i/>
        </w:rPr>
        <w:t>videoObjRef</w:t>
      </w:r>
      <w:proofErr w:type="spellEnd"/>
      <w:r>
        <w:rPr>
          <w:rFonts w:ascii="Courier New" w:hAnsi="Courier New" w:cs="Courier New"/>
        </w:rPr>
        <w:t xml:space="preserve"> = </w:t>
      </w:r>
      <w:proofErr w:type="spellStart"/>
      <w:r>
        <w:rPr>
          <w:i/>
        </w:rPr>
        <w:t>parent</w:t>
      </w:r>
      <w:r w:rsidRPr="00062E60">
        <w:rPr>
          <w:i/>
        </w:rPr>
        <w:t>ElemRef</w:t>
      </w:r>
      <w:r>
        <w:rPr>
          <w:rFonts w:ascii="Courier New" w:hAnsi="Courier New" w:cs="Courier New"/>
        </w:rPr>
        <w:t>.player</w:t>
      </w:r>
      <w:proofErr w:type="spellEnd"/>
      <w:r>
        <w:rPr>
          <w:rFonts w:ascii="Courier New" w:hAnsi="Courier New" w:cs="Courier New"/>
        </w:rPr>
        <w:t>(</w:t>
      </w:r>
      <w:r w:rsidR="00B9305B" w:rsidRPr="00B9305B">
        <w:rPr>
          <w:rFonts w:ascii="Courier New" w:hAnsi="Courier New" w:cs="Courier New"/>
          <w:sz w:val="22"/>
        </w:rPr>
        <w:t>'</w:t>
      </w:r>
      <w:proofErr w:type="spellStart"/>
      <w:r w:rsidR="00B9305B" w:rsidRPr="00B9305B">
        <w:rPr>
          <w:rFonts w:ascii="Courier New" w:hAnsi="Courier New" w:cs="Courier New"/>
          <w:sz w:val="22"/>
        </w:rPr>
        <w:t>conf</w:t>
      </w:r>
      <w:proofErr w:type="spellEnd"/>
      <w:r w:rsidR="00B9305B" w:rsidRPr="00B9305B">
        <w:rPr>
          <w:rFonts w:ascii="Courier New" w:hAnsi="Courier New" w:cs="Courier New"/>
          <w:sz w:val="22"/>
        </w:rPr>
        <w:t>',</w:t>
      </w:r>
      <w:proofErr w:type="spellStart"/>
      <w:r w:rsidRPr="00062E60">
        <w:rPr>
          <w:i/>
        </w:rPr>
        <w:t>confObj</w:t>
      </w:r>
      <w:proofErr w:type="spellEnd"/>
      <w:r w:rsidRPr="001351C7">
        <w:rPr>
          <w:rFonts w:ascii="Courier New" w:hAnsi="Courier New" w:cs="Courier New"/>
        </w:rPr>
        <w:t>);</w:t>
      </w:r>
    </w:p>
    <w:p w:rsidR="00251173" w:rsidRDefault="00251173" w:rsidP="00251173">
      <w:proofErr w:type="gramStart"/>
      <w:r>
        <w:t>you</w:t>
      </w:r>
      <w:proofErr w:type="gramEnd"/>
      <w:r>
        <w:t xml:space="preserve"> have the option to configure several player properties via the </w:t>
      </w:r>
      <w:proofErr w:type="spellStart"/>
      <w:r w:rsidRPr="00672CD6">
        <w:rPr>
          <w:i/>
        </w:rPr>
        <w:t>confObj</w:t>
      </w:r>
      <w:proofErr w:type="spellEnd"/>
      <w:r>
        <w:t xml:space="preserve"> argument. The </w:t>
      </w:r>
      <w:proofErr w:type="spellStart"/>
      <w:r w:rsidRPr="00075067">
        <w:rPr>
          <w:i/>
        </w:rPr>
        <w:t>confObj</w:t>
      </w:r>
      <w:proofErr w:type="spellEnd"/>
      <w:r>
        <w:t xml:space="preserve"> is a JavaScript structure containing various properties as keyword-value pairs.</w:t>
      </w:r>
    </w:p>
    <w:p w:rsidR="00251173" w:rsidRPr="00AE263B" w:rsidRDefault="00251173" w:rsidP="00251173">
      <w:proofErr w:type="spellStart"/>
      <w:proofErr w:type="gramStart"/>
      <w:r w:rsidRPr="0072353D">
        <w:rPr>
          <w:i/>
        </w:rPr>
        <w:t>confObj</w:t>
      </w:r>
      <w:r>
        <w:t>’s</w:t>
      </w:r>
      <w:proofErr w:type="spellEnd"/>
      <w:proofErr w:type="gramEnd"/>
      <w:r>
        <w:t xml:space="preserve"> can be passed to the </w:t>
      </w:r>
      <w:r w:rsidRPr="0076795D">
        <w:rPr>
          <w:rFonts w:ascii="Courier New" w:hAnsi="Courier New" w:cs="Courier New"/>
        </w:rPr>
        <w:t>'</w:t>
      </w:r>
      <w:proofErr w:type="spellStart"/>
      <w:r w:rsidRPr="0076795D">
        <w:rPr>
          <w:rFonts w:ascii="Courier New" w:hAnsi="Courier New" w:cs="Courier New"/>
        </w:rPr>
        <w:t>conf</w:t>
      </w:r>
      <w:proofErr w:type="spellEnd"/>
      <w:r w:rsidRPr="0076795D">
        <w:rPr>
          <w:rFonts w:ascii="Courier New" w:hAnsi="Courier New" w:cs="Courier New"/>
        </w:rPr>
        <w:t>'</w:t>
      </w:r>
      <w:r>
        <w:t xml:space="preserve"> commands after the player is created and initialized with different sets of configuration options. All of these calls using </w:t>
      </w:r>
      <w:proofErr w:type="spellStart"/>
      <w:r w:rsidRPr="0072353D">
        <w:rPr>
          <w:i/>
        </w:rPr>
        <w:t>confObj</w:t>
      </w:r>
      <w:r>
        <w:t>’s</w:t>
      </w:r>
      <w:proofErr w:type="spellEnd"/>
      <w:r>
        <w:t xml:space="preserve"> will be merged together. If more than one </w:t>
      </w:r>
      <w:proofErr w:type="spellStart"/>
      <w:r w:rsidRPr="0072353D">
        <w:rPr>
          <w:i/>
        </w:rPr>
        <w:t>confObj</w:t>
      </w:r>
      <w:proofErr w:type="spellEnd"/>
      <w:r>
        <w:t xml:space="preserve"> specifies the same property name, the value of the last setting takes effect. Properties can be added or modified but not removed.</w:t>
      </w:r>
    </w:p>
    <w:p w:rsidR="00251173" w:rsidRPr="002B40BD" w:rsidRDefault="00251173" w:rsidP="00251173">
      <w:pPr>
        <w:rPr>
          <w:rFonts w:ascii="Courier New" w:hAnsi="Courier New" w:cs="Courier New"/>
          <w:color w:val="0070C0"/>
        </w:rPr>
      </w:pPr>
    </w:p>
    <w:tbl>
      <w:tblPr>
        <w:tblStyle w:val="TableGrid"/>
        <w:tblW w:w="0" w:type="auto"/>
        <w:tblLook w:val="04A0" w:firstRow="1" w:lastRow="0" w:firstColumn="1" w:lastColumn="0" w:noHBand="0" w:noVBand="1"/>
      </w:tblPr>
      <w:tblGrid>
        <w:gridCol w:w="3241"/>
        <w:gridCol w:w="1785"/>
        <w:gridCol w:w="1728"/>
        <w:gridCol w:w="3542"/>
      </w:tblGrid>
      <w:tr w:rsidR="00251173" w:rsidTr="00DA42D3">
        <w:tc>
          <w:tcPr>
            <w:tcW w:w="3241" w:type="dxa"/>
          </w:tcPr>
          <w:p w:rsidR="00251173" w:rsidRPr="00A722AD" w:rsidRDefault="00251173" w:rsidP="00DA42D3">
            <w:pPr>
              <w:rPr>
                <w:b/>
              </w:rPr>
            </w:pPr>
            <w:r w:rsidRPr="00A722AD">
              <w:rPr>
                <w:b/>
              </w:rPr>
              <w:t>Property</w:t>
            </w:r>
          </w:p>
        </w:tc>
        <w:tc>
          <w:tcPr>
            <w:tcW w:w="1785" w:type="dxa"/>
          </w:tcPr>
          <w:p w:rsidR="00251173" w:rsidRPr="00A722AD" w:rsidRDefault="00251173" w:rsidP="00DA42D3">
            <w:pPr>
              <w:rPr>
                <w:b/>
              </w:rPr>
            </w:pPr>
            <w:r w:rsidRPr="00A722AD">
              <w:rPr>
                <w:b/>
              </w:rPr>
              <w:t>Default Value</w:t>
            </w:r>
          </w:p>
        </w:tc>
        <w:tc>
          <w:tcPr>
            <w:tcW w:w="1728" w:type="dxa"/>
          </w:tcPr>
          <w:p w:rsidR="00251173" w:rsidRPr="00A722AD" w:rsidRDefault="00251173" w:rsidP="00DA42D3">
            <w:pPr>
              <w:rPr>
                <w:b/>
              </w:rPr>
            </w:pPr>
            <w:r w:rsidRPr="00A722AD">
              <w:rPr>
                <w:b/>
              </w:rPr>
              <w:t>Valid Entries</w:t>
            </w:r>
          </w:p>
        </w:tc>
        <w:tc>
          <w:tcPr>
            <w:tcW w:w="3542" w:type="dxa"/>
          </w:tcPr>
          <w:p w:rsidR="00251173" w:rsidRPr="00A722AD" w:rsidRDefault="00251173" w:rsidP="00DA42D3">
            <w:pPr>
              <w:rPr>
                <w:b/>
              </w:rPr>
            </w:pPr>
            <w:r w:rsidRPr="00A722AD">
              <w:rPr>
                <w:b/>
              </w:rPr>
              <w:t>Description</w:t>
            </w:r>
          </w:p>
        </w:tc>
      </w:tr>
      <w:tr w:rsidR="00251173" w:rsidTr="00DA42D3">
        <w:tc>
          <w:tcPr>
            <w:tcW w:w="3241" w:type="dxa"/>
          </w:tcPr>
          <w:p w:rsidR="00251173" w:rsidRPr="00377A01" w:rsidRDefault="00251173" w:rsidP="00DA42D3">
            <w:pPr>
              <w:rPr>
                <w:rFonts w:ascii="Courier New" w:hAnsi="Courier New" w:cs="Courier New"/>
              </w:rPr>
            </w:pPr>
            <w:proofErr w:type="spellStart"/>
            <w:r>
              <w:rPr>
                <w:rFonts w:ascii="Courier New" w:hAnsi="Courier New" w:cs="Courier New"/>
              </w:rPr>
              <w:t>player</w:t>
            </w:r>
            <w:r w:rsidRPr="00377A01">
              <w:rPr>
                <w:rFonts w:ascii="Courier New" w:hAnsi="Courier New" w:cs="Courier New"/>
              </w:rPr>
              <w:t>Pref</w:t>
            </w:r>
            <w:proofErr w:type="spellEnd"/>
          </w:p>
        </w:tc>
        <w:tc>
          <w:tcPr>
            <w:tcW w:w="1785" w:type="dxa"/>
          </w:tcPr>
          <w:p w:rsidR="00251173" w:rsidRPr="00BC2490" w:rsidRDefault="00251173" w:rsidP="00DA42D3">
            <w:pPr>
              <w:rPr>
                <w:rFonts w:ascii="Courier New" w:hAnsi="Courier New" w:cs="Courier New"/>
              </w:rPr>
            </w:pPr>
            <w:r w:rsidRPr="00BC2490">
              <w:rPr>
                <w:rFonts w:ascii="Courier New" w:hAnsi="Courier New" w:cs="Courier New"/>
              </w:rPr>
              <w:t>'AUTO'</w:t>
            </w:r>
          </w:p>
        </w:tc>
        <w:tc>
          <w:tcPr>
            <w:tcW w:w="1728" w:type="dxa"/>
          </w:tcPr>
          <w:p w:rsidR="00251173" w:rsidRPr="000F7887" w:rsidRDefault="00251173" w:rsidP="00DA42D3">
            <w:pPr>
              <w:rPr>
                <w:rFonts w:ascii="Courier New" w:hAnsi="Courier New" w:cs="Courier New"/>
              </w:rPr>
            </w:pPr>
            <w:r w:rsidRPr="00377A01">
              <w:rPr>
                <w:rFonts w:ascii="Courier New" w:hAnsi="Courier New" w:cs="Courier New"/>
              </w:rPr>
              <w:t xml:space="preserve">'AUTO', </w:t>
            </w:r>
            <w:r w:rsidRPr="00377A01">
              <w:rPr>
                <w:rFonts w:ascii="Courier New" w:hAnsi="Courier New" w:cs="Courier New"/>
              </w:rPr>
              <w:lastRenderedPageBreak/>
              <w:t>'HLS'</w:t>
            </w:r>
          </w:p>
        </w:tc>
        <w:tc>
          <w:tcPr>
            <w:tcW w:w="3542" w:type="dxa"/>
          </w:tcPr>
          <w:p w:rsidR="00251173" w:rsidRPr="000F7887" w:rsidRDefault="00251173" w:rsidP="00DA42D3">
            <w:r>
              <w:lastRenderedPageBreak/>
              <w:t xml:space="preserve">Tells the SDK player which player technologies are </w:t>
            </w:r>
            <w:r>
              <w:lastRenderedPageBreak/>
              <w:t xml:space="preserve">preferred. </w:t>
            </w:r>
            <w:r w:rsidRPr="00377A01">
              <w:t>'AUTO' uses whatever player technology is best as determined by Barco. 'HLS'</w:t>
            </w:r>
            <w:r>
              <w:t xml:space="preserve"> uses</w:t>
            </w:r>
            <w:r w:rsidRPr="00377A01">
              <w:t xml:space="preserve"> </w:t>
            </w:r>
            <w:r>
              <w:t>any HLS compatible player. This might be Flash or HTML5 depending on the platform.</w:t>
            </w:r>
          </w:p>
        </w:tc>
      </w:tr>
      <w:tr w:rsidR="009018B5" w:rsidTr="00DA42D3">
        <w:tc>
          <w:tcPr>
            <w:tcW w:w="3241" w:type="dxa"/>
          </w:tcPr>
          <w:p w:rsidR="009018B5" w:rsidRDefault="009018B5" w:rsidP="00DA42D3">
            <w:pPr>
              <w:rPr>
                <w:rFonts w:ascii="Courier New" w:hAnsi="Courier New" w:cs="Courier New"/>
              </w:rPr>
            </w:pPr>
            <w:proofErr w:type="spellStart"/>
            <w:r>
              <w:rPr>
                <w:rFonts w:ascii="Courier New" w:hAnsi="Courier New" w:cs="Courier New"/>
              </w:rPr>
              <w:lastRenderedPageBreak/>
              <w:t>customSkin</w:t>
            </w:r>
            <w:proofErr w:type="spellEnd"/>
          </w:p>
        </w:tc>
        <w:tc>
          <w:tcPr>
            <w:tcW w:w="1785" w:type="dxa"/>
          </w:tcPr>
          <w:p w:rsidR="009018B5" w:rsidRPr="00BC2490" w:rsidRDefault="009018B5" w:rsidP="00DA42D3">
            <w:pPr>
              <w:rPr>
                <w:rFonts w:ascii="Courier New" w:hAnsi="Courier New" w:cs="Courier New"/>
              </w:rPr>
            </w:pPr>
          </w:p>
        </w:tc>
        <w:tc>
          <w:tcPr>
            <w:tcW w:w="1728" w:type="dxa"/>
          </w:tcPr>
          <w:p w:rsidR="009018B5" w:rsidRPr="00377A01" w:rsidRDefault="009018B5" w:rsidP="00DA42D3">
            <w:pPr>
              <w:rPr>
                <w:rFonts w:ascii="Courier New" w:hAnsi="Courier New" w:cs="Courier New"/>
              </w:rPr>
            </w:pPr>
          </w:p>
        </w:tc>
        <w:tc>
          <w:tcPr>
            <w:tcW w:w="3542" w:type="dxa"/>
          </w:tcPr>
          <w:p w:rsidR="009018B5" w:rsidRDefault="009018B5" w:rsidP="002B63F1">
            <w:r>
              <w:t xml:space="preserve">Define an optional custom </w:t>
            </w:r>
            <w:proofErr w:type="spellStart"/>
            <w:r>
              <w:rPr>
                <w:i/>
              </w:rPr>
              <w:t>skinObj</w:t>
            </w:r>
            <w:proofErr w:type="spellEnd"/>
            <w:r w:rsidRPr="009018B5">
              <w:t xml:space="preserve"> which overrides</w:t>
            </w:r>
            <w:r w:rsidR="002B63F1">
              <w:t xml:space="preserve"> various presentation aspects</w:t>
            </w:r>
            <w:r w:rsidRPr="009018B5">
              <w:t xml:space="preserve"> of the default control bar</w:t>
            </w:r>
            <w:r w:rsidR="002B63F1">
              <w:t xml:space="preserve"> UI</w:t>
            </w:r>
            <w:r w:rsidRPr="009018B5">
              <w:t>.</w:t>
            </w:r>
            <w:r>
              <w:t xml:space="preserve"> </w:t>
            </w:r>
            <w:r w:rsidR="002B63F1">
              <w:t xml:space="preserve">See </w:t>
            </w:r>
            <w:r>
              <w:t xml:space="preserve">the </w:t>
            </w:r>
            <w:r w:rsidRPr="002B63F1">
              <w:rPr>
                <w:b/>
              </w:rPr>
              <w:t>Control Bar Skinning API</w:t>
            </w:r>
            <w:r w:rsidR="002B63F1">
              <w:t xml:space="preserve"> section for details.</w:t>
            </w:r>
          </w:p>
        </w:tc>
      </w:tr>
      <w:tr w:rsidR="00251173" w:rsidTr="00DA42D3">
        <w:tc>
          <w:tcPr>
            <w:tcW w:w="3241" w:type="dxa"/>
          </w:tcPr>
          <w:p w:rsidR="00251173" w:rsidRDefault="00251173" w:rsidP="00DA42D3">
            <w:pPr>
              <w:rPr>
                <w:rFonts w:ascii="Courier New" w:hAnsi="Courier New" w:cs="Courier New"/>
              </w:rPr>
            </w:pPr>
            <w:proofErr w:type="spellStart"/>
            <w:r>
              <w:rPr>
                <w:rFonts w:ascii="Courier New" w:hAnsi="Courier New" w:cs="Courier New"/>
              </w:rPr>
              <w:t>playerURL</w:t>
            </w:r>
            <w:proofErr w:type="spellEnd"/>
          </w:p>
        </w:tc>
        <w:tc>
          <w:tcPr>
            <w:tcW w:w="1785" w:type="dxa"/>
          </w:tcPr>
          <w:p w:rsidR="00251173" w:rsidRPr="00BC2490" w:rsidRDefault="00251173" w:rsidP="00DA42D3">
            <w:pPr>
              <w:rPr>
                <w:rFonts w:ascii="Courier New" w:hAnsi="Courier New" w:cs="Courier New"/>
              </w:rPr>
            </w:pPr>
          </w:p>
        </w:tc>
        <w:tc>
          <w:tcPr>
            <w:tcW w:w="1728" w:type="dxa"/>
          </w:tcPr>
          <w:p w:rsidR="00251173" w:rsidRPr="009018B5" w:rsidRDefault="00251173" w:rsidP="009018B5"/>
        </w:tc>
        <w:tc>
          <w:tcPr>
            <w:tcW w:w="3542" w:type="dxa"/>
          </w:tcPr>
          <w:p w:rsidR="00251173" w:rsidRDefault="00251173" w:rsidP="005504AB">
            <w:r>
              <w:t xml:space="preserve">Set the </w:t>
            </w:r>
            <w:proofErr w:type="spellStart"/>
            <w:r w:rsidRPr="00927B0F">
              <w:rPr>
                <w:i/>
              </w:rPr>
              <w:t>mediaURL</w:t>
            </w:r>
            <w:proofErr w:type="spellEnd"/>
            <w:r>
              <w:t xml:space="preserve"> during configuration. </w:t>
            </w:r>
            <w:r w:rsidR="005504AB">
              <w:t xml:space="preserve">Preferred approach is to provide </w:t>
            </w:r>
            <w:proofErr w:type="spellStart"/>
            <w:r w:rsidR="005504AB" w:rsidRPr="00927B0F">
              <w:rPr>
                <w:i/>
              </w:rPr>
              <w:t>mediaURL</w:t>
            </w:r>
            <w:proofErr w:type="spellEnd"/>
            <w:r w:rsidR="005504AB">
              <w:rPr>
                <w:i/>
              </w:rPr>
              <w:t xml:space="preserve"> </w:t>
            </w:r>
            <w:r w:rsidR="005504AB" w:rsidRPr="005504AB">
              <w:t>with play command.</w:t>
            </w:r>
          </w:p>
        </w:tc>
      </w:tr>
      <w:tr w:rsidR="00251173" w:rsidTr="00DA42D3">
        <w:tc>
          <w:tcPr>
            <w:tcW w:w="3241" w:type="dxa"/>
          </w:tcPr>
          <w:p w:rsidR="00251173" w:rsidRPr="00377A01" w:rsidRDefault="00251173" w:rsidP="00DA42D3">
            <w:pPr>
              <w:rPr>
                <w:rFonts w:ascii="Courier New" w:hAnsi="Courier New" w:cs="Courier New"/>
              </w:rPr>
            </w:pPr>
            <w:proofErr w:type="spellStart"/>
            <w:r w:rsidRPr="00377A01">
              <w:rPr>
                <w:rFonts w:ascii="Courier New" w:hAnsi="Courier New" w:cs="Courier New"/>
              </w:rPr>
              <w:t>show</w:t>
            </w:r>
            <w:r>
              <w:rPr>
                <w:rFonts w:ascii="Courier New" w:hAnsi="Courier New" w:cs="Courier New"/>
              </w:rPr>
              <w:t>Control</w:t>
            </w:r>
            <w:r w:rsidRPr="00377A01">
              <w:rPr>
                <w:rFonts w:ascii="Courier New" w:hAnsi="Courier New" w:cs="Courier New"/>
              </w:rPr>
              <w:t>Bar</w:t>
            </w:r>
            <w:proofErr w:type="spellEnd"/>
          </w:p>
        </w:tc>
        <w:tc>
          <w:tcPr>
            <w:tcW w:w="1785" w:type="dxa"/>
          </w:tcPr>
          <w:p w:rsidR="00251173" w:rsidRPr="00377A01" w:rsidRDefault="00251173" w:rsidP="00DA42D3">
            <w:pPr>
              <w:rPr>
                <w:rFonts w:ascii="Courier New" w:hAnsi="Courier New" w:cs="Courier New"/>
              </w:rPr>
            </w:pPr>
            <w:r w:rsidRPr="00377A01">
              <w:rPr>
                <w:rFonts w:ascii="Courier New" w:hAnsi="Courier New" w:cs="Courier New"/>
              </w:rPr>
              <w:t>true</w:t>
            </w:r>
          </w:p>
        </w:tc>
        <w:tc>
          <w:tcPr>
            <w:tcW w:w="1728" w:type="dxa"/>
          </w:tcPr>
          <w:p w:rsidR="00251173" w:rsidRDefault="00251173" w:rsidP="00DA42D3">
            <w:pPr>
              <w:rPr>
                <w:rFonts w:ascii="Courier New" w:hAnsi="Courier New" w:cs="Courier New"/>
              </w:rPr>
            </w:pPr>
            <w:r>
              <w:rPr>
                <w:rFonts w:ascii="Courier New" w:hAnsi="Courier New" w:cs="Courier New"/>
              </w:rPr>
              <w:t>true, false</w:t>
            </w:r>
          </w:p>
        </w:tc>
        <w:tc>
          <w:tcPr>
            <w:tcW w:w="3542" w:type="dxa"/>
          </w:tcPr>
          <w:p w:rsidR="00251173" w:rsidRDefault="00251173" w:rsidP="00DA42D3">
            <w:r>
              <w:t>Show the SDK player control bar (all controls). If true, the visibility of the three control groups, just below, can be customized within the control bar. If false, the entire control bar is hidden.</w:t>
            </w:r>
          </w:p>
        </w:tc>
      </w:tr>
      <w:tr w:rsidR="00251173" w:rsidTr="00DA42D3">
        <w:tc>
          <w:tcPr>
            <w:tcW w:w="3241" w:type="dxa"/>
          </w:tcPr>
          <w:p w:rsidR="00251173" w:rsidRDefault="00251173" w:rsidP="00DA42D3">
            <w:pPr>
              <w:rPr>
                <w:rFonts w:ascii="Courier New" w:hAnsi="Courier New" w:cs="Courier New"/>
              </w:rPr>
            </w:pPr>
            <w:proofErr w:type="spellStart"/>
            <w:r>
              <w:rPr>
                <w:rFonts w:ascii="Courier New" w:hAnsi="Courier New" w:cs="Courier New"/>
              </w:rPr>
              <w:t>showBookmarkCreation</w:t>
            </w:r>
            <w:proofErr w:type="spellEnd"/>
          </w:p>
        </w:tc>
        <w:tc>
          <w:tcPr>
            <w:tcW w:w="1785" w:type="dxa"/>
          </w:tcPr>
          <w:p w:rsidR="00251173" w:rsidRDefault="00251173" w:rsidP="00DA42D3">
            <w:pPr>
              <w:rPr>
                <w:rFonts w:ascii="Courier New" w:hAnsi="Courier New" w:cs="Courier New"/>
              </w:rPr>
            </w:pPr>
            <w:r>
              <w:rPr>
                <w:rFonts w:ascii="Courier New" w:hAnsi="Courier New" w:cs="Courier New"/>
              </w:rPr>
              <w:t>true</w:t>
            </w:r>
          </w:p>
        </w:tc>
        <w:tc>
          <w:tcPr>
            <w:tcW w:w="1728" w:type="dxa"/>
          </w:tcPr>
          <w:p w:rsidR="00251173" w:rsidRDefault="00251173" w:rsidP="00DA42D3">
            <w:pPr>
              <w:rPr>
                <w:rFonts w:ascii="Courier New" w:hAnsi="Courier New" w:cs="Courier New"/>
              </w:rPr>
            </w:pPr>
            <w:r>
              <w:rPr>
                <w:rFonts w:ascii="Courier New" w:hAnsi="Courier New" w:cs="Courier New"/>
              </w:rPr>
              <w:t>true, false</w:t>
            </w:r>
          </w:p>
        </w:tc>
        <w:tc>
          <w:tcPr>
            <w:tcW w:w="3542" w:type="dxa"/>
          </w:tcPr>
          <w:p w:rsidR="00251173" w:rsidRDefault="00251173" w:rsidP="00DA42D3">
            <w:r>
              <w:t>Show the SDK player bookmark creation controls</w:t>
            </w:r>
          </w:p>
        </w:tc>
      </w:tr>
      <w:tr w:rsidR="00251173" w:rsidTr="00DA42D3">
        <w:tc>
          <w:tcPr>
            <w:tcW w:w="3241" w:type="dxa"/>
          </w:tcPr>
          <w:p w:rsidR="00251173" w:rsidRDefault="00251173" w:rsidP="00DA42D3">
            <w:pPr>
              <w:rPr>
                <w:rFonts w:ascii="Courier New" w:hAnsi="Courier New" w:cs="Courier New"/>
              </w:rPr>
            </w:pPr>
            <w:proofErr w:type="spellStart"/>
            <w:r>
              <w:rPr>
                <w:rFonts w:ascii="Courier New" w:hAnsi="Courier New" w:cs="Courier New"/>
              </w:rPr>
              <w:t>showBookmarkPlayback</w:t>
            </w:r>
            <w:proofErr w:type="spellEnd"/>
          </w:p>
        </w:tc>
        <w:tc>
          <w:tcPr>
            <w:tcW w:w="1785" w:type="dxa"/>
          </w:tcPr>
          <w:p w:rsidR="00251173" w:rsidRDefault="00251173" w:rsidP="00DA42D3">
            <w:pPr>
              <w:rPr>
                <w:rFonts w:ascii="Courier New" w:hAnsi="Courier New" w:cs="Courier New"/>
              </w:rPr>
            </w:pPr>
            <w:r>
              <w:rPr>
                <w:rFonts w:ascii="Courier New" w:hAnsi="Courier New" w:cs="Courier New"/>
              </w:rPr>
              <w:t>true</w:t>
            </w:r>
          </w:p>
        </w:tc>
        <w:tc>
          <w:tcPr>
            <w:tcW w:w="1728" w:type="dxa"/>
          </w:tcPr>
          <w:p w:rsidR="00251173" w:rsidRDefault="00251173" w:rsidP="00DA42D3">
            <w:pPr>
              <w:rPr>
                <w:rFonts w:ascii="Courier New" w:hAnsi="Courier New" w:cs="Courier New"/>
              </w:rPr>
            </w:pPr>
            <w:r>
              <w:rPr>
                <w:rFonts w:ascii="Courier New" w:hAnsi="Courier New" w:cs="Courier New"/>
              </w:rPr>
              <w:t>true, false</w:t>
            </w:r>
          </w:p>
        </w:tc>
        <w:tc>
          <w:tcPr>
            <w:tcW w:w="3542" w:type="dxa"/>
          </w:tcPr>
          <w:p w:rsidR="00251173" w:rsidRDefault="00251173" w:rsidP="00DA42D3">
            <w:r>
              <w:t>Show the SDK player bookmark playback controls</w:t>
            </w:r>
          </w:p>
        </w:tc>
      </w:tr>
      <w:tr w:rsidR="007B6B6E" w:rsidTr="00DA42D3">
        <w:tc>
          <w:tcPr>
            <w:tcW w:w="3241" w:type="dxa"/>
          </w:tcPr>
          <w:p w:rsidR="007B6B6E" w:rsidRDefault="007B6B6E" w:rsidP="00DA42D3">
            <w:pPr>
              <w:rPr>
                <w:rFonts w:ascii="Courier New" w:hAnsi="Courier New" w:cs="Courier New"/>
              </w:rPr>
            </w:pPr>
            <w:proofErr w:type="spellStart"/>
            <w:r>
              <w:rPr>
                <w:rFonts w:ascii="Courier New" w:hAnsi="Courier New" w:cs="Courier New"/>
              </w:rPr>
              <w:t>controllerBarFixed</w:t>
            </w:r>
            <w:proofErr w:type="spellEnd"/>
          </w:p>
        </w:tc>
        <w:tc>
          <w:tcPr>
            <w:tcW w:w="1785" w:type="dxa"/>
          </w:tcPr>
          <w:p w:rsidR="007B6B6E" w:rsidRDefault="00677550" w:rsidP="00DA42D3">
            <w:pPr>
              <w:rPr>
                <w:rFonts w:ascii="Courier New" w:hAnsi="Courier New" w:cs="Courier New"/>
              </w:rPr>
            </w:pPr>
            <w:r>
              <w:rPr>
                <w:rFonts w:ascii="Courier New" w:hAnsi="Courier New" w:cs="Courier New"/>
              </w:rPr>
              <w:t>f</w:t>
            </w:r>
            <w:r w:rsidR="007B6B6E">
              <w:rPr>
                <w:rFonts w:ascii="Courier New" w:hAnsi="Courier New" w:cs="Courier New"/>
              </w:rPr>
              <w:t>alse</w:t>
            </w:r>
          </w:p>
        </w:tc>
        <w:tc>
          <w:tcPr>
            <w:tcW w:w="1728" w:type="dxa"/>
          </w:tcPr>
          <w:p w:rsidR="007B6B6E" w:rsidRDefault="007B6B6E" w:rsidP="00DA42D3">
            <w:pPr>
              <w:rPr>
                <w:rFonts w:ascii="Courier New" w:hAnsi="Courier New" w:cs="Courier New"/>
              </w:rPr>
            </w:pPr>
            <w:r>
              <w:rPr>
                <w:rFonts w:ascii="Courier New" w:hAnsi="Courier New" w:cs="Courier New"/>
              </w:rPr>
              <w:t>true, false</w:t>
            </w:r>
          </w:p>
        </w:tc>
        <w:tc>
          <w:tcPr>
            <w:tcW w:w="3542" w:type="dxa"/>
          </w:tcPr>
          <w:p w:rsidR="007B6B6E" w:rsidRDefault="0031296F" w:rsidP="00396BB1">
            <w:r>
              <w:t>When</w:t>
            </w:r>
            <w:r w:rsidR="00AD1A0C">
              <w:t xml:space="preserve"> </w:t>
            </w:r>
            <w:r w:rsidR="00AD1A0C" w:rsidRPr="00AD1A0C">
              <w:rPr>
                <w:rFonts w:ascii="Courier New" w:hAnsi="Courier New" w:cs="Courier New"/>
              </w:rPr>
              <w:t>true</w:t>
            </w:r>
            <w:r>
              <w:rPr>
                <w:rFonts w:ascii="Courier New" w:hAnsi="Courier New" w:cs="Courier New"/>
              </w:rPr>
              <w:t>,</w:t>
            </w:r>
            <w:r w:rsidR="00AD1A0C">
              <w:t xml:space="preserve"> </w:t>
            </w:r>
            <w:r w:rsidR="00677550">
              <w:t xml:space="preserve">the control bar </w:t>
            </w:r>
            <w:r w:rsidR="003A0881">
              <w:t xml:space="preserve">is </w:t>
            </w:r>
            <w:r w:rsidR="00AD1A0C">
              <w:t xml:space="preserve">always </w:t>
            </w:r>
            <w:r w:rsidR="003A0881">
              <w:t>fixed</w:t>
            </w:r>
            <w:r w:rsidR="00396BB1">
              <w:t xml:space="preserve"> (pinned)</w:t>
            </w:r>
            <w:r w:rsidR="003A0881">
              <w:t xml:space="preserve"> </w:t>
            </w:r>
            <w:r w:rsidR="00AD1A0C">
              <w:t>to the bottom of the viewport with the video stacked above it</w:t>
            </w:r>
            <w:r w:rsidR="00677550">
              <w:t>.</w:t>
            </w:r>
            <w:r w:rsidR="00AD1A0C">
              <w:t xml:space="preserve"> When </w:t>
            </w:r>
            <w:r w:rsidR="00AD1A0C" w:rsidRPr="00AD1A0C">
              <w:rPr>
                <w:rFonts w:ascii="Courier New" w:hAnsi="Courier New" w:cs="Courier New"/>
              </w:rPr>
              <w:t>false</w:t>
            </w:r>
            <w:r w:rsidR="00AD1A0C">
              <w:t xml:space="preserve">, the user can decide </w:t>
            </w:r>
            <w:r w:rsidR="00AD1A0C">
              <w:lastRenderedPageBreak/>
              <w:t xml:space="preserve">whether </w:t>
            </w:r>
            <w:r w:rsidR="00396BB1">
              <w:t xml:space="preserve">the control bar is </w:t>
            </w:r>
            <w:r w:rsidR="00AD1A0C">
              <w:t>fixed or auto-hiding</w:t>
            </w:r>
            <w:r w:rsidR="00396BB1">
              <w:t xml:space="preserve"> </w:t>
            </w:r>
            <w:r w:rsidR="00AD1A0C">
              <w:t>via the pin/unpin control.</w:t>
            </w:r>
          </w:p>
        </w:tc>
      </w:tr>
      <w:tr w:rsidR="00251173" w:rsidTr="00DA42D3">
        <w:tc>
          <w:tcPr>
            <w:tcW w:w="3241" w:type="dxa"/>
          </w:tcPr>
          <w:p w:rsidR="00251173" w:rsidRPr="00CA6F52" w:rsidRDefault="0098671C" w:rsidP="00DA42D3">
            <w:pPr>
              <w:rPr>
                <w:rFonts w:ascii="Courier New" w:hAnsi="Courier New" w:cs="Courier New"/>
              </w:rPr>
            </w:pPr>
            <w:proofErr w:type="spellStart"/>
            <w:r>
              <w:rPr>
                <w:rFonts w:ascii="Courier New" w:hAnsi="Courier New" w:cs="Courier New"/>
              </w:rPr>
              <w:lastRenderedPageBreak/>
              <w:t>skipf</w:t>
            </w:r>
            <w:r w:rsidR="00251173">
              <w:rPr>
                <w:rFonts w:ascii="Courier New" w:hAnsi="Courier New" w:cs="Courier New"/>
              </w:rPr>
              <w:t>o</w:t>
            </w:r>
            <w:r>
              <w:rPr>
                <w:rFonts w:ascii="Courier New" w:hAnsi="Courier New" w:cs="Courier New"/>
              </w:rPr>
              <w:t>r</w:t>
            </w:r>
            <w:r w:rsidR="00251173">
              <w:rPr>
                <w:rFonts w:ascii="Courier New" w:hAnsi="Courier New" w:cs="Courier New"/>
              </w:rPr>
              <w:t>wardOffset</w:t>
            </w:r>
            <w:proofErr w:type="spellEnd"/>
          </w:p>
          <w:p w:rsidR="00251173" w:rsidRPr="0027718B" w:rsidRDefault="00251173" w:rsidP="00DA42D3">
            <w:pPr>
              <w:rPr>
                <w:rFonts w:ascii="Courier New" w:hAnsi="Courier New" w:cs="Courier New"/>
              </w:rPr>
            </w:pPr>
          </w:p>
        </w:tc>
        <w:tc>
          <w:tcPr>
            <w:tcW w:w="1785" w:type="dxa"/>
          </w:tcPr>
          <w:p w:rsidR="00251173" w:rsidRPr="0027718B" w:rsidRDefault="00251173" w:rsidP="00DA42D3">
            <w:pPr>
              <w:rPr>
                <w:rFonts w:ascii="Courier New" w:hAnsi="Courier New" w:cs="Courier New"/>
              </w:rPr>
            </w:pPr>
            <w:r>
              <w:rPr>
                <w:rFonts w:ascii="Courier New" w:hAnsi="Courier New" w:cs="Courier New"/>
              </w:rPr>
              <w:t>10000</w:t>
            </w:r>
          </w:p>
        </w:tc>
        <w:tc>
          <w:tcPr>
            <w:tcW w:w="1728" w:type="dxa"/>
          </w:tcPr>
          <w:p w:rsidR="00251173" w:rsidRPr="0027718B" w:rsidRDefault="00251173" w:rsidP="00DA42D3">
            <w:pPr>
              <w:rPr>
                <w:rFonts w:ascii="Courier New" w:hAnsi="Courier New" w:cs="Courier New"/>
              </w:rPr>
            </w:pPr>
          </w:p>
        </w:tc>
        <w:tc>
          <w:tcPr>
            <w:tcW w:w="3542" w:type="dxa"/>
          </w:tcPr>
          <w:p w:rsidR="00251173" w:rsidRDefault="0098671C" w:rsidP="00DA42D3">
            <w:r>
              <w:t xml:space="preserve">When the </w:t>
            </w:r>
            <w:proofErr w:type="spellStart"/>
            <w:r>
              <w:t>skip</w:t>
            </w:r>
            <w:r w:rsidR="00251173">
              <w:t>forward</w:t>
            </w:r>
            <w:proofErr w:type="spellEnd"/>
            <w:r w:rsidR="00251173">
              <w:t xml:space="preserve"> button is pressed, this time offset (in milliseconds) is used when repositioning. Also applied when the </w:t>
            </w:r>
            <w:r w:rsidR="00251173" w:rsidRPr="004959FD">
              <w:rPr>
                <w:rFonts w:ascii="Courier New" w:hAnsi="Courier New" w:cs="Courier New"/>
              </w:rPr>
              <w:t>'</w:t>
            </w:r>
            <w:proofErr w:type="spellStart"/>
            <w:r w:rsidR="00251173" w:rsidRPr="004959FD">
              <w:rPr>
                <w:rFonts w:ascii="Courier New" w:hAnsi="Courier New" w:cs="Courier New"/>
              </w:rPr>
              <w:t>skipforward</w:t>
            </w:r>
            <w:proofErr w:type="spellEnd"/>
            <w:r w:rsidR="00251173" w:rsidRPr="004959FD">
              <w:rPr>
                <w:rFonts w:ascii="Courier New" w:hAnsi="Courier New" w:cs="Courier New"/>
              </w:rPr>
              <w:t>'</w:t>
            </w:r>
            <w:r w:rsidR="00251173" w:rsidRPr="004959FD">
              <w:t xml:space="preserve"> </w:t>
            </w:r>
            <w:r w:rsidR="00251173">
              <w:t xml:space="preserve">API </w:t>
            </w:r>
            <w:r w:rsidR="00251173" w:rsidRPr="004959FD">
              <w:t>command is invok</w:t>
            </w:r>
            <w:r w:rsidR="00251173">
              <w:t xml:space="preserve">ed without the optional </w:t>
            </w:r>
            <w:r w:rsidR="00251173" w:rsidRPr="00F2333F">
              <w:rPr>
                <w:i/>
              </w:rPr>
              <w:t>offset</w:t>
            </w:r>
            <w:r w:rsidR="00251173">
              <w:t xml:space="preserve"> argument</w:t>
            </w:r>
            <w:r w:rsidR="00251173" w:rsidRPr="004959FD">
              <w:t>.</w:t>
            </w:r>
          </w:p>
        </w:tc>
      </w:tr>
      <w:tr w:rsidR="00251173" w:rsidTr="00DA42D3">
        <w:tc>
          <w:tcPr>
            <w:tcW w:w="3241" w:type="dxa"/>
          </w:tcPr>
          <w:p w:rsidR="00251173" w:rsidRPr="00CA6F52" w:rsidRDefault="0098671C" w:rsidP="00DA42D3">
            <w:pPr>
              <w:rPr>
                <w:rFonts w:ascii="Courier New" w:hAnsi="Courier New" w:cs="Courier New"/>
              </w:rPr>
            </w:pPr>
            <w:proofErr w:type="spellStart"/>
            <w:r>
              <w:rPr>
                <w:rFonts w:ascii="Courier New" w:hAnsi="Courier New" w:cs="Courier New"/>
              </w:rPr>
              <w:t>skipb</w:t>
            </w:r>
            <w:r w:rsidR="00251173">
              <w:rPr>
                <w:rFonts w:ascii="Courier New" w:hAnsi="Courier New" w:cs="Courier New"/>
              </w:rPr>
              <w:t>ackwardOffset</w:t>
            </w:r>
            <w:proofErr w:type="spellEnd"/>
          </w:p>
        </w:tc>
        <w:tc>
          <w:tcPr>
            <w:tcW w:w="1785" w:type="dxa"/>
          </w:tcPr>
          <w:p w:rsidR="00251173" w:rsidRDefault="00251173" w:rsidP="00DA42D3">
            <w:pPr>
              <w:rPr>
                <w:rFonts w:ascii="Courier New" w:hAnsi="Courier New" w:cs="Courier New"/>
              </w:rPr>
            </w:pPr>
            <w:r>
              <w:rPr>
                <w:rFonts w:ascii="Courier New" w:hAnsi="Courier New" w:cs="Courier New"/>
              </w:rPr>
              <w:t>10000</w:t>
            </w:r>
          </w:p>
        </w:tc>
        <w:tc>
          <w:tcPr>
            <w:tcW w:w="1728" w:type="dxa"/>
          </w:tcPr>
          <w:p w:rsidR="00251173" w:rsidRPr="0027718B" w:rsidRDefault="00251173" w:rsidP="00DA42D3">
            <w:pPr>
              <w:rPr>
                <w:rFonts w:ascii="Courier New" w:hAnsi="Courier New" w:cs="Courier New"/>
              </w:rPr>
            </w:pPr>
          </w:p>
        </w:tc>
        <w:tc>
          <w:tcPr>
            <w:tcW w:w="3542" w:type="dxa"/>
          </w:tcPr>
          <w:p w:rsidR="00251173" w:rsidRDefault="00251173" w:rsidP="0098671C">
            <w:r>
              <w:t xml:space="preserve">When the </w:t>
            </w:r>
            <w:proofErr w:type="spellStart"/>
            <w:r>
              <w:t>skipbackward</w:t>
            </w:r>
            <w:proofErr w:type="spellEnd"/>
            <w:r>
              <w:t xml:space="preserve"> button is pressed, this time offset (in milliseconds) is used when repositioning. Also applied when the </w:t>
            </w:r>
            <w:r>
              <w:rPr>
                <w:rFonts w:ascii="Courier New" w:hAnsi="Courier New" w:cs="Courier New"/>
              </w:rPr>
              <w:t>'</w:t>
            </w:r>
            <w:proofErr w:type="spellStart"/>
            <w:r>
              <w:rPr>
                <w:rFonts w:ascii="Courier New" w:hAnsi="Courier New" w:cs="Courier New"/>
              </w:rPr>
              <w:t>skipbackward</w:t>
            </w:r>
            <w:proofErr w:type="spellEnd"/>
            <w:r w:rsidRPr="004959FD">
              <w:rPr>
                <w:rFonts w:ascii="Courier New" w:hAnsi="Courier New" w:cs="Courier New"/>
              </w:rPr>
              <w:t>'</w:t>
            </w:r>
            <w:r w:rsidRPr="004959FD">
              <w:t xml:space="preserve"> </w:t>
            </w:r>
            <w:r>
              <w:t xml:space="preserve">API </w:t>
            </w:r>
            <w:r w:rsidRPr="004959FD">
              <w:t>command is invok</w:t>
            </w:r>
            <w:r>
              <w:t xml:space="preserve">ed without the optional </w:t>
            </w:r>
            <w:r w:rsidRPr="00F2333F">
              <w:rPr>
                <w:i/>
              </w:rPr>
              <w:t>offset</w:t>
            </w:r>
            <w:r>
              <w:t xml:space="preserve"> argument</w:t>
            </w:r>
            <w:r w:rsidRPr="004959FD">
              <w:t>.</w:t>
            </w:r>
          </w:p>
        </w:tc>
      </w:tr>
    </w:tbl>
    <w:p w:rsidR="009D2C74" w:rsidRDefault="009D2C74">
      <w:pPr>
        <w:spacing w:after="200" w:line="276" w:lineRule="auto"/>
      </w:pPr>
    </w:p>
    <w:p w:rsidR="00251173" w:rsidRDefault="00251173" w:rsidP="00251173">
      <w:r>
        <w:t>The following configuration parameters are also available when using the ActiveX RTP Player plug-in within Internet Explorer for V2D encoded streams.</w:t>
      </w:r>
    </w:p>
    <w:tbl>
      <w:tblPr>
        <w:tblStyle w:val="TableGrid"/>
        <w:tblW w:w="0" w:type="auto"/>
        <w:tblLook w:val="04A0" w:firstRow="1" w:lastRow="0" w:firstColumn="1" w:lastColumn="0" w:noHBand="0" w:noVBand="1"/>
      </w:tblPr>
      <w:tblGrid>
        <w:gridCol w:w="3241"/>
        <w:gridCol w:w="1785"/>
        <w:gridCol w:w="1728"/>
        <w:gridCol w:w="3542"/>
      </w:tblGrid>
      <w:tr w:rsidR="00251173" w:rsidTr="00DA42D3">
        <w:tc>
          <w:tcPr>
            <w:tcW w:w="3241" w:type="dxa"/>
          </w:tcPr>
          <w:p w:rsidR="00251173" w:rsidRPr="00A722AD" w:rsidRDefault="00251173" w:rsidP="00DA42D3">
            <w:pPr>
              <w:rPr>
                <w:b/>
              </w:rPr>
            </w:pPr>
            <w:r w:rsidRPr="00A722AD">
              <w:rPr>
                <w:b/>
              </w:rPr>
              <w:t>Property</w:t>
            </w:r>
          </w:p>
        </w:tc>
        <w:tc>
          <w:tcPr>
            <w:tcW w:w="1785" w:type="dxa"/>
          </w:tcPr>
          <w:p w:rsidR="00251173" w:rsidRPr="00A722AD" w:rsidRDefault="00251173" w:rsidP="00DA42D3">
            <w:pPr>
              <w:rPr>
                <w:b/>
              </w:rPr>
            </w:pPr>
            <w:r w:rsidRPr="00A722AD">
              <w:rPr>
                <w:b/>
              </w:rPr>
              <w:t>Default Value</w:t>
            </w:r>
          </w:p>
        </w:tc>
        <w:tc>
          <w:tcPr>
            <w:tcW w:w="1728" w:type="dxa"/>
          </w:tcPr>
          <w:p w:rsidR="00251173" w:rsidRPr="00A722AD" w:rsidRDefault="00251173" w:rsidP="00DA42D3">
            <w:pPr>
              <w:rPr>
                <w:b/>
              </w:rPr>
            </w:pPr>
            <w:r w:rsidRPr="00A722AD">
              <w:rPr>
                <w:b/>
              </w:rPr>
              <w:t>Valid Entries</w:t>
            </w:r>
          </w:p>
        </w:tc>
        <w:tc>
          <w:tcPr>
            <w:tcW w:w="3542" w:type="dxa"/>
          </w:tcPr>
          <w:p w:rsidR="00251173" w:rsidRPr="00A722AD" w:rsidRDefault="00251173" w:rsidP="00DA42D3">
            <w:pPr>
              <w:rPr>
                <w:b/>
              </w:rPr>
            </w:pPr>
            <w:r w:rsidRPr="00A722AD">
              <w:rPr>
                <w:b/>
              </w:rPr>
              <w:t>Description</w:t>
            </w:r>
          </w:p>
        </w:tc>
      </w:tr>
      <w:tr w:rsidR="00251173" w:rsidTr="00DA42D3">
        <w:tc>
          <w:tcPr>
            <w:tcW w:w="3241" w:type="dxa"/>
          </w:tcPr>
          <w:p w:rsidR="00251173" w:rsidRDefault="00251173" w:rsidP="00DA42D3">
            <w:pPr>
              <w:rPr>
                <w:rFonts w:ascii="Courier New" w:hAnsi="Courier New" w:cs="Courier New"/>
              </w:rPr>
            </w:pPr>
            <w:r>
              <w:rPr>
                <w:rFonts w:ascii="Courier New" w:hAnsi="Courier New" w:cs="Courier New"/>
              </w:rPr>
              <w:t>f</w:t>
            </w:r>
            <w:r w:rsidRPr="0027718B">
              <w:rPr>
                <w:rFonts w:ascii="Courier New" w:hAnsi="Courier New" w:cs="Courier New"/>
              </w:rPr>
              <w:t>ps</w:t>
            </w:r>
          </w:p>
        </w:tc>
        <w:tc>
          <w:tcPr>
            <w:tcW w:w="1785" w:type="dxa"/>
          </w:tcPr>
          <w:p w:rsidR="00251173" w:rsidRDefault="00251173" w:rsidP="00DA42D3">
            <w:pPr>
              <w:rPr>
                <w:rFonts w:ascii="Courier New" w:hAnsi="Courier New" w:cs="Courier New"/>
              </w:rPr>
            </w:pPr>
            <w:r>
              <w:rPr>
                <w:rFonts w:ascii="Courier New" w:hAnsi="Courier New" w:cs="Courier New"/>
              </w:rPr>
              <w:t>15</w:t>
            </w:r>
          </w:p>
        </w:tc>
        <w:tc>
          <w:tcPr>
            <w:tcW w:w="1728" w:type="dxa"/>
          </w:tcPr>
          <w:p w:rsidR="00251173" w:rsidRPr="0027718B" w:rsidRDefault="00251173" w:rsidP="00DA42D3">
            <w:pPr>
              <w:rPr>
                <w:rFonts w:ascii="Courier New" w:hAnsi="Courier New" w:cs="Courier New"/>
              </w:rPr>
            </w:pPr>
            <w:r>
              <w:rPr>
                <w:rFonts w:ascii="Courier New" w:hAnsi="Courier New" w:cs="Courier New"/>
              </w:rPr>
              <w:t>1-60</w:t>
            </w:r>
          </w:p>
        </w:tc>
        <w:tc>
          <w:tcPr>
            <w:tcW w:w="3542" w:type="dxa"/>
          </w:tcPr>
          <w:p w:rsidR="00251173" w:rsidRDefault="00251173" w:rsidP="00DA42D3">
            <w:r>
              <w:t>The frame rate the Player will decode at.</w:t>
            </w:r>
          </w:p>
        </w:tc>
      </w:tr>
      <w:tr w:rsidR="00251173" w:rsidTr="00DA42D3">
        <w:tc>
          <w:tcPr>
            <w:tcW w:w="3241" w:type="dxa"/>
          </w:tcPr>
          <w:p w:rsidR="00251173" w:rsidRPr="0027718B" w:rsidRDefault="00251173" w:rsidP="00DA42D3">
            <w:pPr>
              <w:rPr>
                <w:rFonts w:ascii="Courier New" w:hAnsi="Courier New" w:cs="Courier New"/>
              </w:rPr>
            </w:pPr>
            <w:r w:rsidRPr="0027718B">
              <w:rPr>
                <w:rFonts w:ascii="Courier New" w:hAnsi="Courier New" w:cs="Courier New"/>
              </w:rPr>
              <w:t>http</w:t>
            </w:r>
          </w:p>
        </w:tc>
        <w:tc>
          <w:tcPr>
            <w:tcW w:w="1785" w:type="dxa"/>
          </w:tcPr>
          <w:p w:rsidR="00251173" w:rsidRPr="0027718B" w:rsidRDefault="00251173" w:rsidP="00DA42D3">
            <w:pPr>
              <w:rPr>
                <w:rFonts w:ascii="Courier New" w:hAnsi="Courier New" w:cs="Courier New"/>
              </w:rPr>
            </w:pPr>
            <w:r w:rsidRPr="0027718B">
              <w:rPr>
                <w:rFonts w:ascii="Courier New" w:hAnsi="Courier New" w:cs="Courier New"/>
              </w:rPr>
              <w:t>true</w:t>
            </w:r>
          </w:p>
        </w:tc>
        <w:tc>
          <w:tcPr>
            <w:tcW w:w="1728" w:type="dxa"/>
          </w:tcPr>
          <w:p w:rsidR="00251173" w:rsidRPr="0027718B" w:rsidRDefault="00251173" w:rsidP="00DA42D3">
            <w:pPr>
              <w:rPr>
                <w:rFonts w:ascii="Courier New" w:hAnsi="Courier New" w:cs="Courier New"/>
              </w:rPr>
            </w:pPr>
            <w:r>
              <w:rPr>
                <w:rFonts w:ascii="Courier New" w:hAnsi="Courier New" w:cs="Courier New"/>
              </w:rPr>
              <w:t>t</w:t>
            </w:r>
            <w:r w:rsidRPr="0027718B">
              <w:rPr>
                <w:rFonts w:ascii="Courier New" w:hAnsi="Courier New" w:cs="Courier New"/>
              </w:rPr>
              <w:t>rue, false</w:t>
            </w:r>
          </w:p>
        </w:tc>
        <w:tc>
          <w:tcPr>
            <w:tcW w:w="3542" w:type="dxa"/>
          </w:tcPr>
          <w:p w:rsidR="00251173" w:rsidRDefault="00251173" w:rsidP="00DA42D3">
            <w:r>
              <w:t>Specify if the stream transport protocol is HTTP (true) or UDP (false).</w:t>
            </w:r>
          </w:p>
        </w:tc>
      </w:tr>
    </w:tbl>
    <w:p w:rsidR="00251173" w:rsidRDefault="00251173" w:rsidP="00251173"/>
    <w:p w:rsidR="00B01360" w:rsidRDefault="00B01360">
      <w:pPr>
        <w:spacing w:after="200" w:line="276" w:lineRule="auto"/>
      </w:pPr>
      <w:r>
        <w:rPr>
          <w:b/>
        </w:rPr>
        <w:br w:type="page"/>
      </w:r>
    </w:p>
    <w:p w:rsidR="00251173" w:rsidRDefault="00251173" w:rsidP="00251173">
      <w:pPr>
        <w:pStyle w:val="Heading1"/>
      </w:pPr>
      <w:bookmarkStart w:id="19" w:name="_Toc395521147"/>
      <w:r>
        <w:lastRenderedPageBreak/>
        <w:t>SDK Player Events</w:t>
      </w:r>
      <w:bookmarkEnd w:id="19"/>
    </w:p>
    <w:p w:rsidR="00251173" w:rsidRDefault="00251173" w:rsidP="00251173">
      <w:r w:rsidRPr="003245F7">
        <w:t xml:space="preserve">You can use the </w:t>
      </w:r>
      <w:r w:rsidRPr="003245F7">
        <w:rPr>
          <w:rFonts w:ascii="Courier New" w:hAnsi="Courier New" w:cs="Courier New"/>
        </w:rPr>
        <w:t>subscribe</w:t>
      </w:r>
      <w:r w:rsidRPr="003245F7">
        <w:t xml:space="preserve"> method to execute your own JavaScript when something ha</w:t>
      </w:r>
      <w:r>
        <w:t xml:space="preserve">ppens in the player. Multiple </w:t>
      </w:r>
      <w:proofErr w:type="gramStart"/>
      <w:r>
        <w:t>method</w:t>
      </w:r>
      <w:proofErr w:type="gramEnd"/>
      <w:r>
        <w:t xml:space="preserve"> can be associated with the same event. </w:t>
      </w:r>
      <w:proofErr w:type="gramStart"/>
      <w:r w:rsidRPr="00D34EC4">
        <w:rPr>
          <w:rFonts w:ascii="Courier New" w:hAnsi="Courier New" w:cs="Courier New"/>
        </w:rPr>
        <w:t>unsubscribe</w:t>
      </w:r>
      <w:proofErr w:type="gramEnd"/>
      <w:r>
        <w:t xml:space="preserve"> (with the same arguments) can be called to unregister methods. This event mechanism assumes the use of jQuery which is required by the SDK Player for other reasons, hence the ‘$’ object. For exampl</w:t>
      </w:r>
      <w:r w:rsidR="00291342">
        <w:t>e, you can subscribe to ‘</w:t>
      </w:r>
      <w:proofErr w:type="spellStart"/>
      <w:r w:rsidR="00291342">
        <w:t>onStart</w:t>
      </w:r>
      <w:proofErr w:type="spellEnd"/>
      <w:r>
        <w:t>’ events with:</w:t>
      </w:r>
    </w:p>
    <w:p w:rsidR="00251173" w:rsidRPr="004C18CA" w:rsidRDefault="00251173" w:rsidP="00251173">
      <w:pPr>
        <w:ind w:left="720"/>
        <w:rPr>
          <w:rFonts w:ascii="Courier New" w:hAnsi="Courier New" w:cs="Courier New"/>
        </w:rPr>
      </w:pPr>
      <w:r w:rsidRPr="00A867BE">
        <w:rPr>
          <w:color w:val="FF0000"/>
        </w:rPr>
        <w:t> </w:t>
      </w:r>
      <w:r w:rsidRPr="00A867BE">
        <w:rPr>
          <w:color w:val="FF0000"/>
        </w:rPr>
        <w:br/>
      </w:r>
      <w:r w:rsidRPr="003245F7">
        <w:rPr>
          <w:rFonts w:ascii="Courier New" w:hAnsi="Courier New" w:cs="Courier New"/>
        </w:rPr>
        <w:t>$.</w:t>
      </w:r>
      <w:proofErr w:type="gramStart"/>
      <w:r w:rsidRPr="003245F7">
        <w:rPr>
          <w:rFonts w:ascii="Courier New" w:hAnsi="Courier New" w:cs="Courier New"/>
        </w:rPr>
        <w:t>subscribe(</w:t>
      </w:r>
      <w:proofErr w:type="gramEnd"/>
      <w:r w:rsidR="00291342">
        <w:rPr>
          <w:rFonts w:ascii="Courier New" w:hAnsi="Courier New" w:cs="Courier New"/>
        </w:rPr>
        <w:t>"</w:t>
      </w:r>
      <w:proofErr w:type="spellStart"/>
      <w:r w:rsidR="00291342">
        <w:rPr>
          <w:rFonts w:ascii="Courier New" w:hAnsi="Courier New" w:cs="Courier New"/>
        </w:rPr>
        <w:t>onStart</w:t>
      </w:r>
      <w:proofErr w:type="spellEnd"/>
      <w:r w:rsidRPr="004C18CA">
        <w:rPr>
          <w:rFonts w:ascii="Courier New" w:hAnsi="Courier New" w:cs="Courier New"/>
        </w:rPr>
        <w:t xml:space="preserve">", </w:t>
      </w:r>
      <w:r w:rsidR="00291342">
        <w:rPr>
          <w:rFonts w:ascii="Courier New" w:hAnsi="Courier New" w:cs="Courier New"/>
        </w:rPr>
        <w:t>function</w:t>
      </w:r>
      <w:r w:rsidRPr="004C18CA">
        <w:rPr>
          <w:rFonts w:ascii="Courier New" w:hAnsi="Courier New" w:cs="Courier New"/>
        </w:rPr>
        <w:t>(</w:t>
      </w:r>
      <w:proofErr w:type="spellStart"/>
      <w:r>
        <w:rPr>
          <w:rFonts w:ascii="Courier New" w:hAnsi="Courier New" w:cs="Courier New"/>
        </w:rPr>
        <w:t>currentTime</w:t>
      </w:r>
      <w:proofErr w:type="spellEnd"/>
      <w:r>
        <w:rPr>
          <w:rFonts w:ascii="Courier New" w:hAnsi="Courier New" w:cs="Courier New"/>
        </w:rPr>
        <w:t>, duration</w:t>
      </w:r>
      <w:r w:rsidRPr="004C18CA">
        <w:rPr>
          <w:rFonts w:ascii="Courier New" w:hAnsi="Courier New" w:cs="Courier New"/>
        </w:rPr>
        <w:t>){</w:t>
      </w:r>
    </w:p>
    <w:p w:rsidR="00251173" w:rsidRPr="004C18CA" w:rsidRDefault="00251173" w:rsidP="00251173">
      <w:pPr>
        <w:ind w:left="720" w:firstLine="720"/>
        <w:rPr>
          <w:rFonts w:ascii="Courier New" w:hAnsi="Courier New" w:cs="Courier New"/>
        </w:rPr>
      </w:pPr>
      <w:r w:rsidRPr="004C18CA">
        <w:rPr>
          <w:rFonts w:ascii="Courier New" w:hAnsi="Courier New" w:cs="Courier New"/>
        </w:rPr>
        <w:t xml:space="preserve">//do your </w:t>
      </w:r>
      <w:r>
        <w:rPr>
          <w:rFonts w:ascii="Courier New" w:hAnsi="Courier New" w:cs="Courier New"/>
        </w:rPr>
        <w:t>start</w:t>
      </w:r>
      <w:r w:rsidRPr="004C18CA">
        <w:rPr>
          <w:rFonts w:ascii="Courier New" w:hAnsi="Courier New" w:cs="Courier New"/>
        </w:rPr>
        <w:t xml:space="preserve"> process</w:t>
      </w:r>
      <w:r>
        <w:rPr>
          <w:rFonts w:ascii="Courier New" w:hAnsi="Courier New" w:cs="Courier New"/>
        </w:rPr>
        <w:t>ing</w:t>
      </w:r>
    </w:p>
    <w:p w:rsidR="00251173" w:rsidRDefault="00251173" w:rsidP="00251173">
      <w:pPr>
        <w:ind w:left="720"/>
        <w:rPr>
          <w:color w:val="FF0000"/>
        </w:rPr>
      </w:pPr>
      <w:r w:rsidRPr="003245F7">
        <w:rPr>
          <w:rFonts w:ascii="Courier New" w:hAnsi="Courier New" w:cs="Courier New"/>
        </w:rPr>
        <w:t>});</w:t>
      </w:r>
    </w:p>
    <w:p w:rsidR="00251173" w:rsidRDefault="00251173" w:rsidP="00251173">
      <w:r>
        <w:t>These events are supported by the SDK Player:</w:t>
      </w:r>
    </w:p>
    <w:p w:rsidR="00251173" w:rsidRPr="00A867BE" w:rsidRDefault="00251173" w:rsidP="00251173"/>
    <w:tbl>
      <w:tblPr>
        <w:tblStyle w:val="TableGrid"/>
        <w:tblW w:w="0" w:type="auto"/>
        <w:tblLook w:val="04A0" w:firstRow="1" w:lastRow="0" w:firstColumn="1" w:lastColumn="0" w:noHBand="0" w:noVBand="1"/>
      </w:tblPr>
      <w:tblGrid>
        <w:gridCol w:w="5148"/>
        <w:gridCol w:w="5148"/>
      </w:tblGrid>
      <w:tr w:rsidR="00251173" w:rsidTr="00DA42D3">
        <w:tc>
          <w:tcPr>
            <w:tcW w:w="5148" w:type="dxa"/>
          </w:tcPr>
          <w:p w:rsidR="00251173" w:rsidRPr="00334942" w:rsidRDefault="00251173" w:rsidP="00DA42D3">
            <w:pPr>
              <w:rPr>
                <w:b/>
              </w:rPr>
            </w:pPr>
            <w:r>
              <w:rPr>
                <w:b/>
              </w:rPr>
              <w:t>Event</w:t>
            </w:r>
          </w:p>
        </w:tc>
        <w:tc>
          <w:tcPr>
            <w:tcW w:w="5148" w:type="dxa"/>
          </w:tcPr>
          <w:p w:rsidR="00251173" w:rsidRPr="00334942" w:rsidRDefault="00251173" w:rsidP="00DA42D3">
            <w:pPr>
              <w:rPr>
                <w:b/>
              </w:rPr>
            </w:pPr>
            <w:r w:rsidRPr="00334942">
              <w:rPr>
                <w:b/>
              </w:rPr>
              <w:t>Description</w:t>
            </w:r>
          </w:p>
        </w:tc>
      </w:tr>
      <w:tr w:rsidR="00251173" w:rsidTr="00DA42D3">
        <w:tc>
          <w:tcPr>
            <w:tcW w:w="5148" w:type="dxa"/>
          </w:tcPr>
          <w:p w:rsidR="00251173" w:rsidRPr="00097FEE" w:rsidRDefault="00251173" w:rsidP="00DA42D3">
            <w:pPr>
              <w:rPr>
                <w:rFonts w:ascii="Courier New" w:hAnsi="Courier New" w:cs="Courier New"/>
              </w:rPr>
            </w:pPr>
            <w:proofErr w:type="spellStart"/>
            <w:r w:rsidRPr="00097FEE">
              <w:rPr>
                <w:rFonts w:ascii="Courier New" w:hAnsi="Courier New" w:cs="Courier New"/>
              </w:rPr>
              <w:t>onStart</w:t>
            </w:r>
            <w:proofErr w:type="spellEnd"/>
          </w:p>
        </w:tc>
        <w:tc>
          <w:tcPr>
            <w:tcW w:w="5148" w:type="dxa"/>
          </w:tcPr>
          <w:p w:rsidR="00251173" w:rsidRDefault="00251173" w:rsidP="00DA42D3">
            <w:r>
              <w:t>The Player has starting playing a video or stream. The arguments passed to this callback are (</w:t>
            </w:r>
            <w:proofErr w:type="spellStart"/>
            <w:r w:rsidRPr="00A776E3">
              <w:rPr>
                <w:i/>
              </w:rPr>
              <w:t>currentTime</w:t>
            </w:r>
            <w:proofErr w:type="spellEnd"/>
            <w:r>
              <w:t xml:space="preserve">, </w:t>
            </w:r>
            <w:r w:rsidRPr="00A776E3">
              <w:rPr>
                <w:i/>
              </w:rPr>
              <w:t>duration</w:t>
            </w:r>
            <w:r>
              <w:t>)</w:t>
            </w:r>
            <w:r w:rsidR="0016088D">
              <w:t>.</w:t>
            </w:r>
          </w:p>
        </w:tc>
      </w:tr>
      <w:tr w:rsidR="00251173" w:rsidTr="00DA42D3">
        <w:tc>
          <w:tcPr>
            <w:tcW w:w="5148" w:type="dxa"/>
          </w:tcPr>
          <w:p w:rsidR="00251173" w:rsidRPr="00097FEE" w:rsidRDefault="00251173" w:rsidP="00DA42D3">
            <w:pPr>
              <w:rPr>
                <w:rFonts w:ascii="Courier New" w:hAnsi="Courier New" w:cs="Courier New"/>
              </w:rPr>
            </w:pPr>
            <w:proofErr w:type="spellStart"/>
            <w:r w:rsidRPr="00097FEE">
              <w:rPr>
                <w:rFonts w:ascii="Courier New" w:hAnsi="Courier New" w:cs="Courier New"/>
              </w:rPr>
              <w:t>onPause</w:t>
            </w:r>
            <w:proofErr w:type="spellEnd"/>
          </w:p>
        </w:tc>
        <w:tc>
          <w:tcPr>
            <w:tcW w:w="5148" w:type="dxa"/>
          </w:tcPr>
          <w:p w:rsidR="00251173" w:rsidRDefault="00251173" w:rsidP="00DA42D3">
            <w:r>
              <w:t>The Player has been paused. The arguments passed to this callback are (</w:t>
            </w:r>
            <w:proofErr w:type="spellStart"/>
            <w:r w:rsidRPr="00A776E3">
              <w:rPr>
                <w:i/>
              </w:rPr>
              <w:t>currentTime</w:t>
            </w:r>
            <w:proofErr w:type="spellEnd"/>
            <w:r>
              <w:t xml:space="preserve">, </w:t>
            </w:r>
            <w:r w:rsidRPr="00A776E3">
              <w:rPr>
                <w:i/>
              </w:rPr>
              <w:t>duration</w:t>
            </w:r>
            <w:r>
              <w:t>)</w:t>
            </w:r>
            <w:r w:rsidR="0016088D">
              <w:t>.</w:t>
            </w:r>
          </w:p>
        </w:tc>
      </w:tr>
      <w:tr w:rsidR="00251173" w:rsidTr="00DA42D3">
        <w:tc>
          <w:tcPr>
            <w:tcW w:w="5148" w:type="dxa"/>
          </w:tcPr>
          <w:p w:rsidR="00251173" w:rsidRPr="00097FEE" w:rsidRDefault="00251173" w:rsidP="00DA42D3">
            <w:pPr>
              <w:rPr>
                <w:rFonts w:ascii="Courier New" w:hAnsi="Courier New" w:cs="Courier New"/>
              </w:rPr>
            </w:pPr>
            <w:proofErr w:type="spellStart"/>
            <w:r>
              <w:rPr>
                <w:rFonts w:ascii="Courier New" w:hAnsi="Courier New" w:cs="Courier New"/>
              </w:rPr>
              <w:t>onResume</w:t>
            </w:r>
            <w:proofErr w:type="spellEnd"/>
          </w:p>
        </w:tc>
        <w:tc>
          <w:tcPr>
            <w:tcW w:w="5148" w:type="dxa"/>
          </w:tcPr>
          <w:p w:rsidR="00251173" w:rsidRDefault="00251173" w:rsidP="00DA42D3">
            <w:r>
              <w:t xml:space="preserve">A </w:t>
            </w:r>
            <w:proofErr w:type="gramStart"/>
            <w:r>
              <w:t>paused  video</w:t>
            </w:r>
            <w:proofErr w:type="gramEnd"/>
            <w:r>
              <w:t xml:space="preserve"> has been resumed. The arguments passed to this callback are (</w:t>
            </w:r>
            <w:proofErr w:type="spellStart"/>
            <w:r w:rsidRPr="00A776E3">
              <w:rPr>
                <w:i/>
              </w:rPr>
              <w:t>currentTime</w:t>
            </w:r>
            <w:proofErr w:type="spellEnd"/>
            <w:r>
              <w:t xml:space="preserve">, </w:t>
            </w:r>
            <w:r w:rsidRPr="00A776E3">
              <w:rPr>
                <w:i/>
              </w:rPr>
              <w:t>duration</w:t>
            </w:r>
            <w:r>
              <w:t>)</w:t>
            </w:r>
            <w:r w:rsidR="0016088D">
              <w:t>.</w:t>
            </w:r>
          </w:p>
        </w:tc>
      </w:tr>
      <w:tr w:rsidR="00251173" w:rsidTr="00DA42D3">
        <w:tc>
          <w:tcPr>
            <w:tcW w:w="5148" w:type="dxa"/>
          </w:tcPr>
          <w:p w:rsidR="00251173" w:rsidRPr="00097FEE" w:rsidRDefault="00251173" w:rsidP="00DA42D3">
            <w:pPr>
              <w:rPr>
                <w:rFonts w:ascii="Courier New" w:hAnsi="Courier New" w:cs="Courier New"/>
              </w:rPr>
            </w:pPr>
            <w:proofErr w:type="spellStart"/>
            <w:r>
              <w:rPr>
                <w:rFonts w:ascii="Courier New" w:hAnsi="Courier New" w:cs="Courier New"/>
              </w:rPr>
              <w:t>onCatchup</w:t>
            </w:r>
            <w:proofErr w:type="spellEnd"/>
          </w:p>
        </w:tc>
        <w:tc>
          <w:tcPr>
            <w:tcW w:w="5148" w:type="dxa"/>
          </w:tcPr>
          <w:p w:rsidR="00251173" w:rsidRDefault="00251173" w:rsidP="0016088D">
            <w:r>
              <w:t xml:space="preserve">A </w:t>
            </w:r>
            <w:proofErr w:type="spellStart"/>
            <w:r>
              <w:t>PVR’ed</w:t>
            </w:r>
            <w:proofErr w:type="spellEnd"/>
            <w:r>
              <w:t xml:space="preserve"> video has caught up to real-time. The arguments passed to this callback are (</w:t>
            </w:r>
            <w:proofErr w:type="spellStart"/>
            <w:r w:rsidRPr="00A776E3">
              <w:rPr>
                <w:i/>
              </w:rPr>
              <w:t>currentTime</w:t>
            </w:r>
            <w:proofErr w:type="spellEnd"/>
            <w:r>
              <w:t xml:space="preserve">, </w:t>
            </w:r>
            <w:r w:rsidRPr="00A776E3">
              <w:rPr>
                <w:i/>
              </w:rPr>
              <w:t>duration</w:t>
            </w:r>
            <w:r>
              <w:t>)</w:t>
            </w:r>
            <w:r w:rsidR="0016088D">
              <w:t>.</w:t>
            </w:r>
          </w:p>
        </w:tc>
      </w:tr>
      <w:tr w:rsidR="00251173" w:rsidTr="00DA42D3">
        <w:tc>
          <w:tcPr>
            <w:tcW w:w="5148" w:type="dxa"/>
          </w:tcPr>
          <w:p w:rsidR="00251173" w:rsidRPr="00494899" w:rsidRDefault="00251173" w:rsidP="00DA42D3">
            <w:pPr>
              <w:rPr>
                <w:rFonts w:ascii="Courier New" w:hAnsi="Courier New" w:cs="Courier New"/>
              </w:rPr>
            </w:pPr>
            <w:proofErr w:type="spellStart"/>
            <w:r w:rsidRPr="00494899">
              <w:rPr>
                <w:rFonts w:ascii="Courier New" w:hAnsi="Courier New" w:cs="Courier New"/>
              </w:rPr>
              <w:t>onSeek</w:t>
            </w:r>
            <w:proofErr w:type="spellEnd"/>
          </w:p>
        </w:tc>
        <w:tc>
          <w:tcPr>
            <w:tcW w:w="5148" w:type="dxa"/>
          </w:tcPr>
          <w:p w:rsidR="00251173" w:rsidRDefault="00251173" w:rsidP="00DA42D3">
            <w:r w:rsidRPr="00D34EC4">
              <w:t>A video has been time</w:t>
            </w:r>
            <w:r>
              <w:t xml:space="preserve"> </w:t>
            </w:r>
            <w:r w:rsidRPr="00D34EC4">
              <w:t>shifted (skip forward or skip backward) via PVR.</w:t>
            </w:r>
            <w:r>
              <w:t xml:space="preserve"> The arguments passed to this callback are (</w:t>
            </w:r>
            <w:proofErr w:type="spellStart"/>
            <w:r w:rsidRPr="00A776E3">
              <w:rPr>
                <w:i/>
              </w:rPr>
              <w:t>currentTime</w:t>
            </w:r>
            <w:proofErr w:type="spellEnd"/>
            <w:r>
              <w:t xml:space="preserve">, </w:t>
            </w:r>
            <w:r w:rsidRPr="00A776E3">
              <w:rPr>
                <w:i/>
              </w:rPr>
              <w:t>duration</w:t>
            </w:r>
            <w:r>
              <w:t>)</w:t>
            </w:r>
            <w:r w:rsidR="0016088D">
              <w:t>.</w:t>
            </w:r>
          </w:p>
        </w:tc>
      </w:tr>
      <w:tr w:rsidR="00251173" w:rsidTr="00DA42D3">
        <w:tc>
          <w:tcPr>
            <w:tcW w:w="5148" w:type="dxa"/>
          </w:tcPr>
          <w:p w:rsidR="00251173" w:rsidRPr="00494899" w:rsidRDefault="00251173" w:rsidP="00DA42D3">
            <w:pPr>
              <w:rPr>
                <w:rFonts w:ascii="Courier New" w:hAnsi="Courier New" w:cs="Courier New"/>
              </w:rPr>
            </w:pPr>
            <w:proofErr w:type="spellStart"/>
            <w:r>
              <w:rPr>
                <w:rFonts w:ascii="Courier New" w:hAnsi="Courier New" w:cs="Courier New"/>
              </w:rPr>
              <w:t>onFullscreen</w:t>
            </w:r>
            <w:proofErr w:type="spellEnd"/>
          </w:p>
        </w:tc>
        <w:tc>
          <w:tcPr>
            <w:tcW w:w="5148" w:type="dxa"/>
          </w:tcPr>
          <w:p w:rsidR="00251173" w:rsidRPr="00D34EC4" w:rsidRDefault="00251173" w:rsidP="00DA42D3">
            <w:r>
              <w:t xml:space="preserve">When the player enters or leaves full screen. Argument will be </w:t>
            </w:r>
            <w:r w:rsidRPr="00494899">
              <w:rPr>
                <w:rFonts w:ascii="Courier New" w:hAnsi="Courier New" w:cs="Courier New"/>
              </w:rPr>
              <w:t>true</w:t>
            </w:r>
            <w:r>
              <w:t xml:space="preserve"> or </w:t>
            </w:r>
            <w:r w:rsidRPr="00494899">
              <w:rPr>
                <w:rFonts w:ascii="Courier New" w:hAnsi="Courier New" w:cs="Courier New"/>
              </w:rPr>
              <w:t>false</w:t>
            </w:r>
            <w:r>
              <w:t xml:space="preserve"> to indicate when full screen is active.</w:t>
            </w:r>
          </w:p>
        </w:tc>
      </w:tr>
      <w:tr w:rsidR="00251173" w:rsidTr="00DA42D3">
        <w:tc>
          <w:tcPr>
            <w:tcW w:w="5148" w:type="dxa"/>
          </w:tcPr>
          <w:p w:rsidR="00251173" w:rsidRPr="00494899" w:rsidRDefault="00251173" w:rsidP="00DA42D3">
            <w:pPr>
              <w:rPr>
                <w:rFonts w:ascii="Courier New" w:hAnsi="Courier New" w:cs="Courier New"/>
              </w:rPr>
            </w:pPr>
            <w:proofErr w:type="spellStart"/>
            <w:r w:rsidRPr="00494899">
              <w:rPr>
                <w:rFonts w:ascii="Courier New" w:hAnsi="Courier New" w:cs="Courier New"/>
              </w:rPr>
              <w:lastRenderedPageBreak/>
              <w:t>onMute</w:t>
            </w:r>
            <w:proofErr w:type="spellEnd"/>
          </w:p>
        </w:tc>
        <w:tc>
          <w:tcPr>
            <w:tcW w:w="5148" w:type="dxa"/>
          </w:tcPr>
          <w:p w:rsidR="00251173" w:rsidRPr="0086504E" w:rsidRDefault="00251173" w:rsidP="00DA42D3">
            <w:r w:rsidRPr="0086504E">
              <w:t>When the Player has been muted</w:t>
            </w:r>
          </w:p>
        </w:tc>
      </w:tr>
      <w:tr w:rsidR="00251173" w:rsidTr="00DA42D3">
        <w:tc>
          <w:tcPr>
            <w:tcW w:w="5148" w:type="dxa"/>
          </w:tcPr>
          <w:p w:rsidR="00251173" w:rsidRPr="00494899" w:rsidRDefault="00251173" w:rsidP="00DA42D3">
            <w:pPr>
              <w:rPr>
                <w:rFonts w:ascii="Courier New" w:hAnsi="Courier New" w:cs="Courier New"/>
              </w:rPr>
            </w:pPr>
            <w:proofErr w:type="spellStart"/>
            <w:r w:rsidRPr="00494899">
              <w:rPr>
                <w:rFonts w:ascii="Courier New" w:hAnsi="Courier New" w:cs="Courier New"/>
              </w:rPr>
              <w:t>onUnmute</w:t>
            </w:r>
            <w:proofErr w:type="spellEnd"/>
          </w:p>
        </w:tc>
        <w:tc>
          <w:tcPr>
            <w:tcW w:w="5148" w:type="dxa"/>
          </w:tcPr>
          <w:p w:rsidR="00251173" w:rsidRPr="0086504E" w:rsidRDefault="00251173" w:rsidP="00DA42D3">
            <w:r w:rsidRPr="0086504E">
              <w:t>When the Player has been unmuted</w:t>
            </w:r>
          </w:p>
        </w:tc>
      </w:tr>
      <w:tr w:rsidR="00251173" w:rsidTr="00DA42D3">
        <w:tc>
          <w:tcPr>
            <w:tcW w:w="5148" w:type="dxa"/>
          </w:tcPr>
          <w:p w:rsidR="00251173" w:rsidRPr="00097FEE" w:rsidRDefault="00251173" w:rsidP="00DA42D3">
            <w:pPr>
              <w:rPr>
                <w:rFonts w:ascii="Courier New" w:hAnsi="Courier New" w:cs="Courier New"/>
              </w:rPr>
            </w:pPr>
            <w:proofErr w:type="spellStart"/>
            <w:r w:rsidRPr="00097FEE">
              <w:rPr>
                <w:rFonts w:ascii="Courier New" w:hAnsi="Courier New" w:cs="Courier New"/>
              </w:rPr>
              <w:t>onError</w:t>
            </w:r>
            <w:proofErr w:type="spellEnd"/>
          </w:p>
        </w:tc>
        <w:tc>
          <w:tcPr>
            <w:tcW w:w="5148" w:type="dxa"/>
          </w:tcPr>
          <w:p w:rsidR="00D707B5" w:rsidRDefault="00251173" w:rsidP="00DA42D3">
            <w:r>
              <w:t xml:space="preserve">The Player is in an error state. The argument passed to the callback is an </w:t>
            </w:r>
            <w:proofErr w:type="spellStart"/>
            <w:r w:rsidRPr="00A776E3">
              <w:rPr>
                <w:i/>
              </w:rPr>
              <w:t>errorObj</w:t>
            </w:r>
            <w:proofErr w:type="spellEnd"/>
            <w:r w:rsidR="00D707B5">
              <w:t xml:space="preserve"> with the following properties:</w:t>
            </w:r>
          </w:p>
          <w:p w:rsidR="00D707B5" w:rsidRPr="00D707B5" w:rsidRDefault="00D707B5" w:rsidP="00D707B5">
            <w:pPr>
              <w:spacing w:after="0"/>
              <w:rPr>
                <w:rFonts w:ascii="Courier New" w:hAnsi="Courier New" w:cs="Courier New"/>
              </w:rPr>
            </w:pPr>
            <w:r w:rsidRPr="00D707B5">
              <w:rPr>
                <w:rFonts w:ascii="Courier New" w:hAnsi="Courier New" w:cs="Courier New"/>
              </w:rPr>
              <w:t>{</w:t>
            </w:r>
          </w:p>
          <w:p w:rsidR="00D707B5" w:rsidRPr="00D707B5" w:rsidRDefault="00D707B5" w:rsidP="00D707B5">
            <w:pPr>
              <w:spacing w:after="0"/>
              <w:rPr>
                <w:rFonts w:ascii="Courier New" w:hAnsi="Courier New" w:cs="Courier New"/>
              </w:rPr>
            </w:pPr>
            <w:r w:rsidRPr="00D707B5">
              <w:rPr>
                <w:rFonts w:ascii="Courier New" w:hAnsi="Courier New" w:cs="Courier New"/>
              </w:rPr>
              <w:t xml:space="preserve">  type: </w:t>
            </w:r>
            <w:r w:rsidRPr="00D707B5">
              <w:rPr>
                <w:rFonts w:cs="Courier New"/>
                <w:i/>
              </w:rPr>
              <w:t>string</w:t>
            </w:r>
            <w:r w:rsidRPr="00D707B5">
              <w:rPr>
                <w:rFonts w:ascii="Courier New" w:hAnsi="Courier New" w:cs="Courier New"/>
              </w:rPr>
              <w:t>,</w:t>
            </w:r>
          </w:p>
          <w:p w:rsidR="00D707B5" w:rsidRPr="00D707B5" w:rsidRDefault="00D707B5" w:rsidP="00D707B5">
            <w:pPr>
              <w:spacing w:after="0"/>
              <w:rPr>
                <w:rFonts w:ascii="Courier New" w:hAnsi="Courier New" w:cs="Courier New"/>
              </w:rPr>
            </w:pPr>
            <w:r w:rsidRPr="00D707B5">
              <w:rPr>
                <w:rFonts w:ascii="Courier New" w:hAnsi="Courier New" w:cs="Courier New"/>
              </w:rPr>
              <w:t xml:space="preserve">  id: </w:t>
            </w:r>
            <w:r w:rsidRPr="00D707B5">
              <w:rPr>
                <w:rFonts w:cs="Courier New"/>
                <w:i/>
              </w:rPr>
              <w:t>string</w:t>
            </w:r>
            <w:r w:rsidRPr="00D707B5">
              <w:rPr>
                <w:rFonts w:ascii="Courier New" w:hAnsi="Courier New" w:cs="Courier New"/>
              </w:rPr>
              <w:t>,</w:t>
            </w:r>
          </w:p>
          <w:p w:rsidR="00D707B5" w:rsidRPr="00D707B5" w:rsidRDefault="00D707B5" w:rsidP="00D707B5">
            <w:pPr>
              <w:spacing w:after="0"/>
              <w:rPr>
                <w:rFonts w:ascii="Courier New" w:hAnsi="Courier New" w:cs="Courier New"/>
              </w:rPr>
            </w:pPr>
            <w:r w:rsidRPr="00D707B5">
              <w:rPr>
                <w:rFonts w:ascii="Courier New" w:hAnsi="Courier New" w:cs="Courier New"/>
              </w:rPr>
              <w:t xml:space="preserve">  message: </w:t>
            </w:r>
            <w:r w:rsidRPr="00D707B5">
              <w:rPr>
                <w:rFonts w:cs="Courier New"/>
                <w:i/>
              </w:rPr>
              <w:t>string</w:t>
            </w:r>
            <w:r w:rsidRPr="00D707B5">
              <w:rPr>
                <w:rFonts w:ascii="Courier New" w:hAnsi="Courier New" w:cs="Courier New"/>
              </w:rPr>
              <w:t>,</w:t>
            </w:r>
          </w:p>
          <w:p w:rsidR="00D707B5" w:rsidRPr="00D707B5" w:rsidRDefault="00D707B5" w:rsidP="00D707B5">
            <w:pPr>
              <w:spacing w:after="0"/>
              <w:rPr>
                <w:rFonts w:ascii="Courier New" w:hAnsi="Courier New" w:cs="Courier New"/>
              </w:rPr>
            </w:pPr>
            <w:r w:rsidRPr="00D707B5">
              <w:rPr>
                <w:rFonts w:ascii="Courier New" w:hAnsi="Courier New" w:cs="Courier New"/>
              </w:rPr>
              <w:t xml:space="preserve">  </w:t>
            </w:r>
            <w:proofErr w:type="spellStart"/>
            <w:r w:rsidRPr="00D707B5">
              <w:rPr>
                <w:rFonts w:ascii="Courier New" w:hAnsi="Courier New" w:cs="Courier New"/>
              </w:rPr>
              <w:t>playerId</w:t>
            </w:r>
            <w:proofErr w:type="spellEnd"/>
            <w:r w:rsidRPr="00D707B5">
              <w:rPr>
                <w:rFonts w:ascii="Courier New" w:hAnsi="Courier New" w:cs="Courier New"/>
              </w:rPr>
              <w:t xml:space="preserve">: </w:t>
            </w:r>
            <w:r w:rsidRPr="00D707B5">
              <w:rPr>
                <w:rFonts w:cs="Courier New"/>
                <w:i/>
              </w:rPr>
              <w:t>string</w:t>
            </w:r>
          </w:p>
          <w:p w:rsidR="00251173" w:rsidRDefault="00D707B5" w:rsidP="00D707B5">
            <w:r w:rsidRPr="00D707B5">
              <w:rPr>
                <w:rFonts w:ascii="Courier New" w:hAnsi="Courier New" w:cs="Courier New"/>
              </w:rPr>
              <w:t>}</w:t>
            </w:r>
            <w:r w:rsidR="00251173" w:rsidRPr="00A776E3">
              <w:rPr>
                <w:color w:val="FF0000"/>
              </w:rPr>
              <w:t xml:space="preserve"> </w:t>
            </w:r>
          </w:p>
        </w:tc>
      </w:tr>
      <w:tr w:rsidR="00251173" w:rsidTr="00DA42D3">
        <w:tc>
          <w:tcPr>
            <w:tcW w:w="5148" w:type="dxa"/>
          </w:tcPr>
          <w:p w:rsidR="00251173" w:rsidRDefault="00251173" w:rsidP="00DA42D3">
            <w:proofErr w:type="spellStart"/>
            <w:r w:rsidRPr="00FF04E8">
              <w:rPr>
                <w:rFonts w:ascii="Courier New" w:hAnsi="Courier New" w:cs="Courier New"/>
              </w:rPr>
              <w:t>onStop</w:t>
            </w:r>
            <w:proofErr w:type="spellEnd"/>
          </w:p>
        </w:tc>
        <w:tc>
          <w:tcPr>
            <w:tcW w:w="5148" w:type="dxa"/>
          </w:tcPr>
          <w:p w:rsidR="00251173" w:rsidRDefault="00251173" w:rsidP="00DA42D3">
            <w:r>
              <w:t>The Player has stopped playing a video or stream</w:t>
            </w:r>
          </w:p>
        </w:tc>
      </w:tr>
    </w:tbl>
    <w:p w:rsidR="00823C12" w:rsidRDefault="00823C12" w:rsidP="00823C12">
      <w:pPr>
        <w:pStyle w:val="Heading1"/>
      </w:pPr>
    </w:p>
    <w:p w:rsidR="00823C12" w:rsidRDefault="00823C12" w:rsidP="00823C12">
      <w:pPr>
        <w:pStyle w:val="Heading1"/>
      </w:pPr>
      <w:bookmarkStart w:id="20" w:name="_Toc395521148"/>
      <w:r>
        <w:t>Control Bar Skinning API</w:t>
      </w:r>
      <w:bookmarkEnd w:id="20"/>
    </w:p>
    <w:p w:rsidR="002B5955" w:rsidRDefault="002B63F1" w:rsidP="00823C12">
      <w:pPr>
        <w:spacing w:after="200" w:line="276" w:lineRule="auto"/>
      </w:pPr>
      <w:r>
        <w:t xml:space="preserve">The default control bar appears the way it is shown on page </w:t>
      </w:r>
      <w:r w:rsidR="002B5955">
        <w:t>5. The default control bar</w:t>
      </w:r>
      <w:r w:rsidR="003D2268">
        <w:t xml:space="preserve"> presentation can be modified</w:t>
      </w:r>
      <w:r w:rsidR="002B5955">
        <w:t xml:space="preserve"> via a </w:t>
      </w:r>
      <w:proofErr w:type="spellStart"/>
      <w:r w:rsidR="002B5955" w:rsidRPr="002B63F1">
        <w:rPr>
          <w:i/>
        </w:rPr>
        <w:t>skinObj</w:t>
      </w:r>
      <w:proofErr w:type="spellEnd"/>
      <w:r w:rsidR="002B5955">
        <w:t xml:space="preserve"> structure which you create. The </w:t>
      </w:r>
      <w:proofErr w:type="spellStart"/>
      <w:r w:rsidR="002B5955" w:rsidRPr="002B5955">
        <w:rPr>
          <w:i/>
        </w:rPr>
        <w:t>skinObj</w:t>
      </w:r>
      <w:proofErr w:type="spellEnd"/>
      <w:r w:rsidR="002B5955">
        <w:t xml:space="preserve"> is then passed to the SDK Player within a </w:t>
      </w:r>
      <w:proofErr w:type="spellStart"/>
      <w:r w:rsidR="002B5955" w:rsidRPr="002B63F1">
        <w:rPr>
          <w:i/>
        </w:rPr>
        <w:t>confObj</w:t>
      </w:r>
      <w:proofErr w:type="spellEnd"/>
      <w:r w:rsidR="002B5955">
        <w:t xml:space="preserve"> as a </w:t>
      </w:r>
      <w:proofErr w:type="spellStart"/>
      <w:r w:rsidR="002B5955" w:rsidRPr="002B63F1">
        <w:rPr>
          <w:rFonts w:ascii="Courier New" w:hAnsi="Courier New" w:cs="Courier New"/>
        </w:rPr>
        <w:t>customSkin</w:t>
      </w:r>
      <w:proofErr w:type="spellEnd"/>
      <w:r w:rsidR="002B5955">
        <w:t xml:space="preserve"> property. You have the option of overriding</w:t>
      </w:r>
      <w:r w:rsidR="007F7F4A">
        <w:t xml:space="preserve"> just those presentation properties</w:t>
      </w:r>
      <w:r w:rsidR="002B5955">
        <w:t xml:space="preserve"> that you want to override while staying with the default presentation for everything else.</w:t>
      </w:r>
    </w:p>
    <w:p w:rsidR="00085F3D" w:rsidRDefault="002B5955" w:rsidP="00823C12">
      <w:pPr>
        <w:spacing w:after="200" w:line="276" w:lineRule="auto"/>
      </w:pPr>
      <w:r>
        <w:t>There three types of values</w:t>
      </w:r>
      <w:r w:rsidR="002B63F1">
        <w:t xml:space="preserve"> which can be passed</w:t>
      </w:r>
      <w:r w:rsidR="000573EC">
        <w:t xml:space="preserve"> as property values</w:t>
      </w:r>
      <w:r>
        <w:t>.</w:t>
      </w:r>
      <w:r w:rsidR="000573EC">
        <w:t xml:space="preserve"> </w:t>
      </w:r>
      <w:r w:rsidR="007F7F4A">
        <w:t xml:space="preserve">In general, the syntax follows a subset of the equivalent CSS 3 types. </w:t>
      </w:r>
      <w:r w:rsidR="000573EC">
        <w:t xml:space="preserve">The </w:t>
      </w:r>
      <w:r w:rsidR="004F4A8E">
        <w:t>type of value accepted is indicated within a</w:t>
      </w:r>
      <w:r w:rsidR="000573EC">
        <w:t xml:space="preserve"> </w:t>
      </w:r>
      <w:proofErr w:type="spellStart"/>
      <w:r w:rsidR="004F4A8E" w:rsidRPr="004F4A8E">
        <w:rPr>
          <w:i/>
        </w:rPr>
        <w:t>skinObj</w:t>
      </w:r>
      <w:proofErr w:type="spellEnd"/>
      <w:r w:rsidR="004F4A8E">
        <w:t xml:space="preserve"> </w:t>
      </w:r>
      <w:r w:rsidR="000573EC">
        <w:t xml:space="preserve">property name itself such as </w:t>
      </w:r>
      <w:proofErr w:type="spellStart"/>
      <w:r w:rsidR="000573EC" w:rsidRPr="000573EC">
        <w:rPr>
          <w:rFonts w:ascii="Courier New" w:hAnsi="Courier New" w:cs="Courier New"/>
        </w:rPr>
        <w:t>borderWidth</w:t>
      </w:r>
      <w:proofErr w:type="spellEnd"/>
      <w:r w:rsidR="004F4A8E">
        <w:t xml:space="preserve"> or </w:t>
      </w:r>
      <w:proofErr w:type="spellStart"/>
      <w:r w:rsidR="004F4A8E" w:rsidRPr="004F4A8E">
        <w:rPr>
          <w:rFonts w:ascii="Courier New" w:hAnsi="Courier New" w:cs="Courier New"/>
        </w:rPr>
        <w:t>fillColor</w:t>
      </w:r>
      <w:proofErr w:type="spellEnd"/>
      <w:r w:rsidR="004F4A8E">
        <w:t>.</w:t>
      </w:r>
    </w:p>
    <w:tbl>
      <w:tblPr>
        <w:tblStyle w:val="TableGrid"/>
        <w:tblW w:w="0" w:type="auto"/>
        <w:tblLook w:val="04A0" w:firstRow="1" w:lastRow="0" w:firstColumn="1" w:lastColumn="0" w:noHBand="0" w:noVBand="1"/>
      </w:tblPr>
      <w:tblGrid>
        <w:gridCol w:w="1368"/>
        <w:gridCol w:w="4590"/>
        <w:gridCol w:w="4320"/>
      </w:tblGrid>
      <w:tr w:rsidR="003A7053" w:rsidTr="004F4A8E">
        <w:tc>
          <w:tcPr>
            <w:tcW w:w="1368" w:type="dxa"/>
          </w:tcPr>
          <w:p w:rsidR="003A7053" w:rsidRPr="00A722AD" w:rsidRDefault="003A7053" w:rsidP="003A7053">
            <w:pPr>
              <w:rPr>
                <w:b/>
              </w:rPr>
            </w:pPr>
            <w:r>
              <w:rPr>
                <w:b/>
              </w:rPr>
              <w:t>Type</w:t>
            </w:r>
          </w:p>
        </w:tc>
        <w:tc>
          <w:tcPr>
            <w:tcW w:w="4590" w:type="dxa"/>
          </w:tcPr>
          <w:p w:rsidR="003A7053" w:rsidRPr="00A722AD" w:rsidRDefault="003A7053" w:rsidP="003A7053">
            <w:pPr>
              <w:rPr>
                <w:b/>
              </w:rPr>
            </w:pPr>
            <w:r>
              <w:rPr>
                <w:b/>
              </w:rPr>
              <w:t>Syntax</w:t>
            </w:r>
          </w:p>
        </w:tc>
        <w:tc>
          <w:tcPr>
            <w:tcW w:w="4320" w:type="dxa"/>
          </w:tcPr>
          <w:p w:rsidR="003A7053" w:rsidRPr="00A722AD" w:rsidRDefault="003A7053" w:rsidP="003A7053">
            <w:pPr>
              <w:rPr>
                <w:b/>
              </w:rPr>
            </w:pPr>
            <w:r w:rsidRPr="00A722AD">
              <w:rPr>
                <w:b/>
              </w:rPr>
              <w:t>Description</w:t>
            </w:r>
          </w:p>
        </w:tc>
      </w:tr>
      <w:tr w:rsidR="003A7053" w:rsidTr="004F4A8E">
        <w:tc>
          <w:tcPr>
            <w:tcW w:w="1368" w:type="dxa"/>
          </w:tcPr>
          <w:p w:rsidR="003A7053" w:rsidRPr="00AB44D8" w:rsidRDefault="004F4A8E" w:rsidP="003A7053">
            <w:pPr>
              <w:rPr>
                <w:i/>
              </w:rPr>
            </w:pPr>
            <w:r w:rsidRPr="00AB44D8">
              <w:rPr>
                <w:i/>
              </w:rPr>
              <w:t>line width</w:t>
            </w:r>
          </w:p>
        </w:tc>
        <w:tc>
          <w:tcPr>
            <w:tcW w:w="4590" w:type="dxa"/>
          </w:tcPr>
          <w:p w:rsidR="003A7053" w:rsidRPr="003A7053" w:rsidRDefault="003A7053" w:rsidP="003A7053">
            <w:pPr>
              <w:rPr>
                <w:i/>
              </w:rPr>
            </w:pPr>
            <w:r>
              <w:rPr>
                <w:i/>
              </w:rPr>
              <w:t xml:space="preserve">integer | </w:t>
            </w:r>
            <w:r>
              <w:rPr>
                <w:rFonts w:ascii="Courier New" w:hAnsi="Courier New" w:cs="Courier New"/>
              </w:rPr>
              <w:t>"</w:t>
            </w:r>
            <w:proofErr w:type="spellStart"/>
            <w:r>
              <w:rPr>
                <w:i/>
              </w:rPr>
              <w:t>integer</w:t>
            </w:r>
            <w:r>
              <w:rPr>
                <w:rFonts w:ascii="Courier New" w:hAnsi="Courier New" w:cs="Courier New"/>
              </w:rPr>
              <w:t>px</w:t>
            </w:r>
            <w:proofErr w:type="spellEnd"/>
            <w:r>
              <w:rPr>
                <w:rFonts w:ascii="Courier New" w:hAnsi="Courier New" w:cs="Courier New"/>
              </w:rPr>
              <w:t>"</w:t>
            </w:r>
            <w:r w:rsidR="00E32751">
              <w:rPr>
                <w:rFonts w:ascii="Courier New" w:hAnsi="Courier New" w:cs="Courier New"/>
              </w:rPr>
              <w:t xml:space="preserve"> </w:t>
            </w:r>
            <w:r w:rsidR="000573EC">
              <w:rPr>
                <w:i/>
              </w:rPr>
              <w:t>|</w:t>
            </w:r>
            <w:r w:rsidR="00E32751">
              <w:rPr>
                <w:rFonts w:ascii="Courier New" w:hAnsi="Courier New" w:cs="Courier New"/>
              </w:rPr>
              <w:t xml:space="preserve"> "medium" </w:t>
            </w:r>
            <w:r w:rsidR="000573EC">
              <w:rPr>
                <w:i/>
              </w:rPr>
              <w:t>|</w:t>
            </w:r>
            <w:r w:rsidR="00E32751">
              <w:rPr>
                <w:rFonts w:ascii="Courier New" w:hAnsi="Courier New" w:cs="Courier New"/>
              </w:rPr>
              <w:t xml:space="preserve"> "</w:t>
            </w:r>
            <w:r w:rsidR="000573EC">
              <w:rPr>
                <w:rFonts w:ascii="Courier New" w:hAnsi="Courier New" w:cs="Courier New"/>
              </w:rPr>
              <w:t>thin</w:t>
            </w:r>
            <w:r w:rsidR="00E32751">
              <w:rPr>
                <w:rFonts w:ascii="Courier New" w:hAnsi="Courier New" w:cs="Courier New"/>
              </w:rPr>
              <w:t xml:space="preserve">" </w:t>
            </w:r>
            <w:r w:rsidR="000573EC">
              <w:rPr>
                <w:i/>
              </w:rPr>
              <w:t>|</w:t>
            </w:r>
            <w:r w:rsidR="00E32751">
              <w:rPr>
                <w:rFonts w:ascii="Courier New" w:hAnsi="Courier New" w:cs="Courier New"/>
              </w:rPr>
              <w:t xml:space="preserve"> "</w:t>
            </w:r>
            <w:r w:rsidR="000573EC">
              <w:rPr>
                <w:rFonts w:ascii="Courier New" w:hAnsi="Courier New" w:cs="Courier New"/>
              </w:rPr>
              <w:t>thick</w:t>
            </w:r>
            <w:r w:rsidR="00E32751">
              <w:rPr>
                <w:rFonts w:ascii="Courier New" w:hAnsi="Courier New" w:cs="Courier New"/>
              </w:rPr>
              <w:t>"</w:t>
            </w:r>
          </w:p>
        </w:tc>
        <w:tc>
          <w:tcPr>
            <w:tcW w:w="4320" w:type="dxa"/>
          </w:tcPr>
          <w:p w:rsidR="003A7053" w:rsidRDefault="003A7053" w:rsidP="000573EC">
            <w:r>
              <w:t xml:space="preserve">A </w:t>
            </w:r>
            <w:r w:rsidR="007F7F4A">
              <w:t xml:space="preserve">positive </w:t>
            </w:r>
            <w:r w:rsidR="000573EC">
              <w:t xml:space="preserve">decimal </w:t>
            </w:r>
            <w:r>
              <w:t>pixel width for a border</w:t>
            </w:r>
            <w:r w:rsidR="000573EC">
              <w:t xml:space="preserve"> or a named value with identical meanings as defined in the CSS 3 specification.</w:t>
            </w:r>
          </w:p>
        </w:tc>
      </w:tr>
      <w:tr w:rsidR="003A7053" w:rsidTr="004F4A8E">
        <w:tc>
          <w:tcPr>
            <w:tcW w:w="1368" w:type="dxa"/>
          </w:tcPr>
          <w:p w:rsidR="003A7053" w:rsidRPr="00AB44D8" w:rsidRDefault="003A7053" w:rsidP="003A7053">
            <w:pPr>
              <w:rPr>
                <w:i/>
              </w:rPr>
            </w:pPr>
            <w:r w:rsidRPr="00AB44D8">
              <w:rPr>
                <w:i/>
              </w:rPr>
              <w:t>color</w:t>
            </w:r>
          </w:p>
        </w:tc>
        <w:tc>
          <w:tcPr>
            <w:tcW w:w="4590" w:type="dxa"/>
          </w:tcPr>
          <w:p w:rsidR="000573EC" w:rsidRDefault="00426246" w:rsidP="003A7053">
            <w:pPr>
              <w:rPr>
                <w:rFonts w:ascii="Courier New" w:hAnsi="Courier New" w:cs="Courier New"/>
              </w:rPr>
            </w:pPr>
            <w:r>
              <w:rPr>
                <w:rFonts w:ascii="Courier New" w:hAnsi="Courier New" w:cs="Courier New"/>
              </w:rPr>
              <w:t>"</w:t>
            </w:r>
            <w:proofErr w:type="spellStart"/>
            <w:r w:rsidR="000573EC">
              <w:rPr>
                <w:i/>
              </w:rPr>
              <w:t>colorname</w:t>
            </w:r>
            <w:proofErr w:type="spellEnd"/>
            <w:r w:rsidR="000573EC">
              <w:rPr>
                <w:rFonts w:ascii="Courier New" w:hAnsi="Courier New" w:cs="Courier New"/>
              </w:rPr>
              <w:t xml:space="preserve">" </w:t>
            </w:r>
            <w:r w:rsidR="000573EC">
              <w:rPr>
                <w:i/>
              </w:rPr>
              <w:t>|</w:t>
            </w:r>
          </w:p>
          <w:p w:rsidR="003A7053" w:rsidRDefault="00E32751" w:rsidP="003A7053">
            <w:pPr>
              <w:rPr>
                <w:i/>
              </w:rPr>
            </w:pPr>
            <w:r>
              <w:rPr>
                <w:rFonts w:ascii="Courier New" w:hAnsi="Courier New" w:cs="Courier New"/>
              </w:rPr>
              <w:lastRenderedPageBreak/>
              <w:t>"</w:t>
            </w:r>
            <w:r w:rsidR="003A7053">
              <w:rPr>
                <w:rFonts w:ascii="Courier New" w:hAnsi="Courier New" w:cs="Courier New"/>
              </w:rPr>
              <w:t>#</w:t>
            </w:r>
            <w:r w:rsidR="003A7053" w:rsidRPr="003A7053">
              <w:rPr>
                <w:i/>
              </w:rPr>
              <w:t>RGB</w:t>
            </w:r>
            <w:r>
              <w:rPr>
                <w:rFonts w:ascii="Courier New" w:hAnsi="Courier New" w:cs="Courier New"/>
              </w:rPr>
              <w:t>"</w:t>
            </w:r>
            <w:r>
              <w:rPr>
                <w:i/>
              </w:rPr>
              <w:t xml:space="preserve"> |</w:t>
            </w:r>
          </w:p>
          <w:p w:rsidR="00E32751" w:rsidRDefault="00E32751" w:rsidP="003A7053">
            <w:pPr>
              <w:rPr>
                <w:i/>
              </w:rPr>
            </w:pPr>
            <w:r>
              <w:rPr>
                <w:rFonts w:ascii="Courier New" w:hAnsi="Courier New" w:cs="Courier New"/>
              </w:rPr>
              <w:t>"</w:t>
            </w:r>
            <w:r w:rsidRPr="00E32751">
              <w:rPr>
                <w:rFonts w:ascii="Courier New" w:hAnsi="Courier New" w:cs="Courier New"/>
              </w:rPr>
              <w:t>#</w:t>
            </w:r>
            <w:r>
              <w:rPr>
                <w:i/>
              </w:rPr>
              <w:t>RRGGBB</w:t>
            </w:r>
            <w:r>
              <w:rPr>
                <w:rFonts w:ascii="Courier New" w:hAnsi="Courier New" w:cs="Courier New"/>
              </w:rPr>
              <w:t>"</w:t>
            </w:r>
            <w:r>
              <w:rPr>
                <w:i/>
              </w:rPr>
              <w:t xml:space="preserve"> |</w:t>
            </w:r>
          </w:p>
          <w:p w:rsidR="00E32751" w:rsidRDefault="00E32751" w:rsidP="003A7053">
            <w:pPr>
              <w:rPr>
                <w:i/>
              </w:rPr>
            </w:pPr>
            <w:r>
              <w:rPr>
                <w:rFonts w:ascii="Courier New" w:hAnsi="Courier New" w:cs="Courier New"/>
              </w:rPr>
              <w:t>"</w:t>
            </w:r>
            <w:proofErr w:type="spellStart"/>
            <w:r w:rsidRPr="00E32751">
              <w:rPr>
                <w:rFonts w:ascii="Courier New" w:hAnsi="Courier New" w:cs="Courier New"/>
              </w:rPr>
              <w:t>rgb</w:t>
            </w:r>
            <w:proofErr w:type="spellEnd"/>
            <w:r w:rsidRPr="00E32751">
              <w:rPr>
                <w:rFonts w:ascii="Courier New" w:hAnsi="Courier New" w:cs="Courier New"/>
              </w:rPr>
              <w:t>(</w:t>
            </w:r>
            <w:r w:rsidRPr="00E32751">
              <w:rPr>
                <w:i/>
              </w:rPr>
              <w:t>red</w:t>
            </w:r>
            <w:r>
              <w:rPr>
                <w:rFonts w:ascii="Courier New" w:hAnsi="Courier New" w:cs="Courier New"/>
              </w:rPr>
              <w:t xml:space="preserve">, </w:t>
            </w:r>
            <w:r w:rsidRPr="00E32751">
              <w:rPr>
                <w:i/>
              </w:rPr>
              <w:t>green</w:t>
            </w:r>
            <w:r>
              <w:rPr>
                <w:rFonts w:ascii="Courier New" w:hAnsi="Courier New" w:cs="Courier New"/>
              </w:rPr>
              <w:t xml:space="preserve">, </w:t>
            </w:r>
            <w:r w:rsidRPr="00E32751">
              <w:rPr>
                <w:i/>
              </w:rPr>
              <w:t>blue</w:t>
            </w:r>
            <w:r w:rsidRPr="00E32751">
              <w:rPr>
                <w:rFonts w:ascii="Courier New" w:hAnsi="Courier New" w:cs="Courier New"/>
              </w:rPr>
              <w:t>)"</w:t>
            </w:r>
            <w:r>
              <w:rPr>
                <w:rFonts w:ascii="Courier New" w:hAnsi="Courier New" w:cs="Courier New"/>
              </w:rPr>
              <w:t xml:space="preserve"> </w:t>
            </w:r>
            <w:r>
              <w:rPr>
                <w:i/>
              </w:rPr>
              <w:t>|</w:t>
            </w:r>
          </w:p>
          <w:p w:rsidR="00E32751" w:rsidRPr="00E32751" w:rsidRDefault="00E32751" w:rsidP="003A7053">
            <w:pPr>
              <w:rPr>
                <w:rFonts w:ascii="Courier New" w:hAnsi="Courier New" w:cs="Courier New"/>
                <w:b/>
              </w:rPr>
            </w:pPr>
            <w:r>
              <w:rPr>
                <w:rFonts w:ascii="Courier New" w:hAnsi="Courier New" w:cs="Courier New"/>
              </w:rPr>
              <w:t>"</w:t>
            </w:r>
            <w:proofErr w:type="spellStart"/>
            <w:r w:rsidRPr="00E32751">
              <w:rPr>
                <w:rFonts w:ascii="Courier New" w:hAnsi="Courier New" w:cs="Courier New"/>
              </w:rPr>
              <w:t>rgb</w:t>
            </w:r>
            <w:r w:rsidR="007F7F4A">
              <w:rPr>
                <w:rFonts w:ascii="Courier New" w:hAnsi="Courier New" w:cs="Courier New"/>
              </w:rPr>
              <w:t>a</w:t>
            </w:r>
            <w:proofErr w:type="spellEnd"/>
            <w:r w:rsidRPr="00E32751">
              <w:rPr>
                <w:rFonts w:ascii="Courier New" w:hAnsi="Courier New" w:cs="Courier New"/>
              </w:rPr>
              <w:t>(</w:t>
            </w:r>
            <w:r w:rsidRPr="00E32751">
              <w:rPr>
                <w:i/>
              </w:rPr>
              <w:t>red</w:t>
            </w:r>
            <w:r>
              <w:rPr>
                <w:rFonts w:ascii="Courier New" w:hAnsi="Courier New" w:cs="Courier New"/>
              </w:rPr>
              <w:t xml:space="preserve">, </w:t>
            </w:r>
            <w:r w:rsidRPr="00E32751">
              <w:rPr>
                <w:i/>
              </w:rPr>
              <w:t>green</w:t>
            </w:r>
            <w:r>
              <w:rPr>
                <w:rFonts w:ascii="Courier New" w:hAnsi="Courier New" w:cs="Courier New"/>
              </w:rPr>
              <w:t xml:space="preserve">, </w:t>
            </w:r>
            <w:r w:rsidRPr="00E32751">
              <w:rPr>
                <w:i/>
              </w:rPr>
              <w:t>blue</w:t>
            </w:r>
            <w:r>
              <w:rPr>
                <w:rFonts w:ascii="Courier New" w:hAnsi="Courier New" w:cs="Courier New"/>
              </w:rPr>
              <w:t xml:space="preserve">, </w:t>
            </w:r>
            <w:r w:rsidRPr="00E32751">
              <w:rPr>
                <w:i/>
              </w:rPr>
              <w:t>alpha</w:t>
            </w:r>
            <w:r w:rsidRPr="00E32751">
              <w:rPr>
                <w:rFonts w:ascii="Courier New" w:hAnsi="Courier New" w:cs="Courier New"/>
              </w:rPr>
              <w:t>)"</w:t>
            </w:r>
          </w:p>
        </w:tc>
        <w:tc>
          <w:tcPr>
            <w:tcW w:w="4320" w:type="dxa"/>
          </w:tcPr>
          <w:p w:rsidR="003A7053" w:rsidRDefault="003A7053" w:rsidP="00E32751">
            <w:r>
              <w:lastRenderedPageBreak/>
              <w:t xml:space="preserve">A </w:t>
            </w:r>
            <w:r w:rsidR="000573EC">
              <w:t>standard CSS</w:t>
            </w:r>
            <w:r w:rsidR="007F7F4A">
              <w:t xml:space="preserve"> 3</w:t>
            </w:r>
            <w:r w:rsidR="000573EC">
              <w:t xml:space="preserve"> </w:t>
            </w:r>
            <w:proofErr w:type="spellStart"/>
            <w:r w:rsidR="000573EC" w:rsidRPr="000573EC">
              <w:rPr>
                <w:i/>
              </w:rPr>
              <w:t>colorname</w:t>
            </w:r>
            <w:proofErr w:type="spellEnd"/>
            <w:r w:rsidR="000573EC">
              <w:t xml:space="preserve"> or a </w:t>
            </w:r>
            <w:r>
              <w:t xml:space="preserve">red-green-blue color value </w:t>
            </w:r>
            <w:r w:rsidR="00E32751">
              <w:t xml:space="preserve">where </w:t>
            </w:r>
            <w:r w:rsidR="00E32751" w:rsidRPr="00E32751">
              <w:rPr>
                <w:i/>
              </w:rPr>
              <w:lastRenderedPageBreak/>
              <w:t>R</w:t>
            </w:r>
            <w:r w:rsidR="00E32751">
              <w:t xml:space="preserve">, </w:t>
            </w:r>
            <w:r w:rsidR="00E32751" w:rsidRPr="00E32751">
              <w:rPr>
                <w:i/>
              </w:rPr>
              <w:t>G</w:t>
            </w:r>
            <w:r w:rsidR="00E32751">
              <w:t xml:space="preserve">, and </w:t>
            </w:r>
            <w:r w:rsidR="00E32751" w:rsidRPr="00E32751">
              <w:rPr>
                <w:i/>
              </w:rPr>
              <w:t>B</w:t>
            </w:r>
            <w:r w:rsidR="00E32751">
              <w:t xml:space="preserve"> in the syntax represents a case-insensitive hexadecimal digit. </w:t>
            </w:r>
            <w:r>
              <w:t xml:space="preserve">Or, when enclosed by </w:t>
            </w:r>
            <w:proofErr w:type="spellStart"/>
            <w:proofErr w:type="gramStart"/>
            <w:r w:rsidRPr="003A7053">
              <w:rPr>
                <w:rFonts w:ascii="Courier New" w:hAnsi="Courier New" w:cs="Courier New"/>
              </w:rPr>
              <w:t>rgb</w:t>
            </w:r>
            <w:r w:rsidR="007F7F4A">
              <w:rPr>
                <w:rFonts w:ascii="Courier New" w:hAnsi="Courier New" w:cs="Courier New"/>
              </w:rPr>
              <w:t>a</w:t>
            </w:r>
            <w:proofErr w:type="spellEnd"/>
            <w:r w:rsidRPr="003A7053">
              <w:rPr>
                <w:rFonts w:ascii="Courier New" w:hAnsi="Courier New" w:cs="Courier New"/>
              </w:rPr>
              <w:t>(</w:t>
            </w:r>
            <w:proofErr w:type="gramEnd"/>
            <w:r>
              <w:t>…</w:t>
            </w:r>
            <w:r w:rsidRPr="003A7053">
              <w:rPr>
                <w:rFonts w:ascii="Courier New" w:hAnsi="Courier New" w:cs="Courier New"/>
              </w:rPr>
              <w:t>)</w:t>
            </w:r>
            <w:r w:rsidR="00E32751" w:rsidRPr="00E32751">
              <w:t xml:space="preserve"> the </w:t>
            </w:r>
            <w:r w:rsidR="00E32751" w:rsidRPr="00E32751">
              <w:rPr>
                <w:i/>
              </w:rPr>
              <w:t>red</w:t>
            </w:r>
            <w:r w:rsidR="00E32751" w:rsidRPr="00E32751">
              <w:t xml:space="preserve">, </w:t>
            </w:r>
            <w:r w:rsidR="00E32751" w:rsidRPr="00E32751">
              <w:rPr>
                <w:i/>
              </w:rPr>
              <w:t>green</w:t>
            </w:r>
            <w:r w:rsidR="00E32751" w:rsidRPr="00E32751">
              <w:t xml:space="preserve">, </w:t>
            </w:r>
            <w:r w:rsidR="00E32751" w:rsidRPr="00E32751">
              <w:rPr>
                <w:i/>
              </w:rPr>
              <w:t>blue</w:t>
            </w:r>
            <w:r w:rsidR="00E32751" w:rsidRPr="00E32751">
              <w:t xml:space="preserve"> and </w:t>
            </w:r>
            <w:r w:rsidR="00E32751" w:rsidRPr="00E32751">
              <w:rPr>
                <w:i/>
              </w:rPr>
              <w:t>alpha</w:t>
            </w:r>
            <w:r w:rsidR="00E32751" w:rsidRPr="00E32751">
              <w:t xml:space="preserve"> values are in decimal</w:t>
            </w:r>
            <w:r w:rsidRPr="00E32751">
              <w:t>.</w:t>
            </w:r>
            <w:r w:rsidR="007F7F4A">
              <w:t xml:space="preserve"> Where </w:t>
            </w:r>
            <w:r w:rsidR="007F7F4A" w:rsidRPr="007F7F4A">
              <w:rPr>
                <w:i/>
              </w:rPr>
              <w:t>red</w:t>
            </w:r>
            <w:r w:rsidR="007F7F4A">
              <w:t xml:space="preserve">, </w:t>
            </w:r>
            <w:r w:rsidR="007F7F4A" w:rsidRPr="007F7F4A">
              <w:rPr>
                <w:i/>
              </w:rPr>
              <w:t>green</w:t>
            </w:r>
            <w:r w:rsidR="007F7F4A">
              <w:t xml:space="preserve"> and </w:t>
            </w:r>
            <w:r w:rsidR="007F7F4A" w:rsidRPr="007F7F4A">
              <w:rPr>
                <w:i/>
              </w:rPr>
              <w:t>blue</w:t>
            </w:r>
            <w:r w:rsidR="007F7F4A">
              <w:t xml:space="preserve"> are integers between 0-255 and </w:t>
            </w:r>
            <w:r w:rsidR="007F7F4A" w:rsidRPr="007F7F4A">
              <w:rPr>
                <w:i/>
              </w:rPr>
              <w:t>alpha</w:t>
            </w:r>
            <w:r w:rsidR="007F7F4A">
              <w:t xml:space="preserve"> is a float between 0.0-1.0. 1.0 is fully opaque and the default when not provided. Note: </w:t>
            </w:r>
            <w:r w:rsidR="007F7F4A" w:rsidRPr="007F7F4A">
              <w:rPr>
                <w:i/>
              </w:rPr>
              <w:t>alpha</w:t>
            </w:r>
            <w:r w:rsidR="007F7F4A">
              <w:t xml:space="preserve"> may not be honored by some web browsers.</w:t>
            </w:r>
          </w:p>
        </w:tc>
      </w:tr>
      <w:tr w:rsidR="004F4A8E" w:rsidTr="004F4A8E">
        <w:tc>
          <w:tcPr>
            <w:tcW w:w="1368" w:type="dxa"/>
          </w:tcPr>
          <w:p w:rsidR="004F4A8E" w:rsidRPr="00AB44D8" w:rsidRDefault="004F4A8E" w:rsidP="003A7053">
            <w:pPr>
              <w:rPr>
                <w:i/>
              </w:rPr>
            </w:pPr>
            <w:r w:rsidRPr="00AB44D8">
              <w:rPr>
                <w:i/>
              </w:rPr>
              <w:lastRenderedPageBreak/>
              <w:t>image</w:t>
            </w:r>
          </w:p>
        </w:tc>
        <w:tc>
          <w:tcPr>
            <w:tcW w:w="4590" w:type="dxa"/>
          </w:tcPr>
          <w:p w:rsidR="004F4A8E" w:rsidRDefault="004F4A8E" w:rsidP="004F4A8E">
            <w:pPr>
              <w:rPr>
                <w:rFonts w:ascii="Courier New" w:hAnsi="Courier New" w:cs="Courier New"/>
              </w:rPr>
            </w:pPr>
            <w:r>
              <w:rPr>
                <w:rFonts w:ascii="Courier New" w:hAnsi="Courier New" w:cs="Courier New"/>
              </w:rPr>
              <w:t>{</w:t>
            </w:r>
            <w:proofErr w:type="spellStart"/>
            <w:r>
              <w:rPr>
                <w:rFonts w:ascii="Courier New" w:hAnsi="Courier New" w:cs="Courier New"/>
              </w:rPr>
              <w:t>width:</w:t>
            </w:r>
            <w:r w:rsidR="001E0894" w:rsidRPr="001E0894">
              <w:rPr>
                <w:i/>
              </w:rPr>
              <w:t>integer</w:t>
            </w:r>
            <w:proofErr w:type="spellEnd"/>
            <w:r>
              <w:rPr>
                <w:rFonts w:ascii="Courier New" w:hAnsi="Courier New" w:cs="Courier New"/>
              </w:rPr>
              <w:t xml:space="preserve">, </w:t>
            </w:r>
            <w:proofErr w:type="spellStart"/>
            <w:r>
              <w:rPr>
                <w:rFonts w:ascii="Courier New" w:hAnsi="Courier New" w:cs="Courier New"/>
              </w:rPr>
              <w:t>height:</w:t>
            </w:r>
            <w:r w:rsidR="001E0894" w:rsidRPr="001E0894">
              <w:rPr>
                <w:i/>
              </w:rPr>
              <w:t>integer</w:t>
            </w:r>
            <w:proofErr w:type="spellEnd"/>
            <w:r>
              <w:rPr>
                <w:rFonts w:ascii="Courier New" w:hAnsi="Courier New" w:cs="Courier New"/>
              </w:rPr>
              <w:t>, image:"</w:t>
            </w:r>
            <w:proofErr w:type="spellStart"/>
            <w:r w:rsidR="001E0894">
              <w:rPr>
                <w:rFonts w:ascii="Courier New" w:hAnsi="Courier New" w:cs="Courier New"/>
              </w:rPr>
              <w:t>url</w:t>
            </w:r>
            <w:proofErr w:type="spellEnd"/>
            <w:r w:rsidR="001E0894">
              <w:rPr>
                <w:rFonts w:ascii="Courier New" w:hAnsi="Courier New" w:cs="Courier New"/>
              </w:rPr>
              <w:t>(</w:t>
            </w:r>
            <w:r w:rsidR="001E0894" w:rsidRPr="001E0894">
              <w:rPr>
                <w:rFonts w:cs="Courier New"/>
                <w:i/>
              </w:rPr>
              <w:t>base64-encoded image</w:t>
            </w:r>
            <w:r w:rsidR="001E0894">
              <w:rPr>
                <w:rFonts w:ascii="Courier New" w:hAnsi="Courier New" w:cs="Courier New"/>
              </w:rPr>
              <w:t>)</w:t>
            </w:r>
            <w:r w:rsidRPr="00E32751">
              <w:rPr>
                <w:rFonts w:ascii="Courier New" w:hAnsi="Courier New" w:cs="Courier New"/>
              </w:rPr>
              <w:t>"</w:t>
            </w:r>
            <w:r>
              <w:rPr>
                <w:rFonts w:ascii="Courier New" w:hAnsi="Courier New" w:cs="Courier New"/>
              </w:rPr>
              <w:t>}</w:t>
            </w:r>
          </w:p>
          <w:p w:rsidR="000C57A2" w:rsidRDefault="000C57A2" w:rsidP="004F4A8E">
            <w:pPr>
              <w:rPr>
                <w:rFonts w:ascii="Courier New" w:hAnsi="Courier New" w:cs="Courier New"/>
              </w:rPr>
            </w:pPr>
          </w:p>
          <w:p w:rsidR="000C57A2" w:rsidRDefault="00F25083" w:rsidP="000C57A2">
            <w:pPr>
              <w:rPr>
                <w:sz w:val="20"/>
                <w:szCs w:val="20"/>
              </w:rPr>
            </w:pPr>
            <w:r>
              <w:rPr>
                <w:sz w:val="20"/>
                <w:szCs w:val="20"/>
              </w:rPr>
              <w:t>Be careful</w:t>
            </w:r>
            <w:r w:rsidR="00860C5E">
              <w:rPr>
                <w:sz w:val="20"/>
                <w:szCs w:val="20"/>
              </w:rPr>
              <w:t xml:space="preserve"> </w:t>
            </w:r>
            <w:r w:rsidR="000C57A2" w:rsidRPr="00F25083">
              <w:rPr>
                <w:i/>
                <w:sz w:val="20"/>
                <w:szCs w:val="20"/>
              </w:rPr>
              <w:t>not</w:t>
            </w:r>
            <w:r w:rsidR="000C57A2">
              <w:rPr>
                <w:sz w:val="20"/>
                <w:szCs w:val="20"/>
              </w:rPr>
              <w:t xml:space="preserve"> </w:t>
            </w:r>
            <w:r w:rsidR="00860C5E">
              <w:rPr>
                <w:sz w:val="20"/>
                <w:szCs w:val="20"/>
              </w:rPr>
              <w:t xml:space="preserve">to </w:t>
            </w:r>
            <w:r w:rsidR="000C57A2">
              <w:rPr>
                <w:sz w:val="20"/>
                <w:szCs w:val="20"/>
              </w:rPr>
              <w:t>include the</w:t>
            </w:r>
            <w:r w:rsidR="000C57A2" w:rsidRPr="000C57A2">
              <w:rPr>
                <w:sz w:val="20"/>
                <w:szCs w:val="20"/>
              </w:rPr>
              <w:t xml:space="preserve"> </w:t>
            </w:r>
            <w:r w:rsidR="000C57A2">
              <w:rPr>
                <w:sz w:val="20"/>
                <w:szCs w:val="20"/>
              </w:rPr>
              <w:t xml:space="preserve">‘;’ </w:t>
            </w:r>
            <w:r w:rsidR="000C57A2" w:rsidRPr="000C57A2">
              <w:rPr>
                <w:sz w:val="20"/>
                <w:szCs w:val="20"/>
              </w:rPr>
              <w:t>after the trailing</w:t>
            </w:r>
            <w:r w:rsidR="000C57A2">
              <w:rPr>
                <w:sz w:val="20"/>
                <w:szCs w:val="20"/>
              </w:rPr>
              <w:t xml:space="preserve"> ‘)’</w:t>
            </w:r>
            <w:r>
              <w:rPr>
                <w:sz w:val="20"/>
                <w:szCs w:val="20"/>
              </w:rPr>
              <w:t xml:space="preserve"> which is often included</w:t>
            </w:r>
            <w:r w:rsidR="000C57A2">
              <w:rPr>
                <w:sz w:val="20"/>
                <w:szCs w:val="20"/>
              </w:rPr>
              <w:t xml:space="preserve"> by base64 image encoders.</w:t>
            </w:r>
          </w:p>
          <w:p w:rsidR="00F25083" w:rsidRDefault="00F25083" w:rsidP="000C57A2">
            <w:pPr>
              <w:rPr>
                <w:sz w:val="20"/>
                <w:szCs w:val="20"/>
              </w:rPr>
            </w:pPr>
          </w:p>
          <w:p w:rsidR="00F25083" w:rsidRPr="000C57A2" w:rsidRDefault="000F039C" w:rsidP="008F6198">
            <w:pPr>
              <w:rPr>
                <w:sz w:val="20"/>
                <w:szCs w:val="20"/>
              </w:rPr>
            </w:pPr>
            <w:r>
              <w:rPr>
                <w:sz w:val="20"/>
                <w:szCs w:val="20"/>
              </w:rPr>
              <w:t>External image</w:t>
            </w:r>
            <w:r w:rsidR="00F25083">
              <w:rPr>
                <w:sz w:val="20"/>
                <w:szCs w:val="20"/>
              </w:rPr>
              <w:t xml:space="preserve"> URLs are not allowed at this time due to the </w:t>
            </w:r>
            <w:r>
              <w:rPr>
                <w:sz w:val="20"/>
                <w:szCs w:val="20"/>
              </w:rPr>
              <w:t xml:space="preserve">possibility that external URLs can become stale </w:t>
            </w:r>
            <w:r w:rsidR="00860C5E">
              <w:rPr>
                <w:sz w:val="20"/>
                <w:szCs w:val="20"/>
              </w:rPr>
              <w:t>after</w:t>
            </w:r>
            <w:r>
              <w:rPr>
                <w:sz w:val="20"/>
                <w:szCs w:val="20"/>
              </w:rPr>
              <w:t xml:space="preserve"> </w:t>
            </w:r>
            <w:r w:rsidR="00426246">
              <w:rPr>
                <w:sz w:val="20"/>
                <w:szCs w:val="20"/>
              </w:rPr>
              <w:t xml:space="preserve">a </w:t>
            </w:r>
            <w:r>
              <w:rPr>
                <w:sz w:val="20"/>
                <w:szCs w:val="20"/>
              </w:rPr>
              <w:t>DNS or IP address change</w:t>
            </w:r>
            <w:r w:rsidR="00860C5E">
              <w:rPr>
                <w:sz w:val="20"/>
                <w:szCs w:val="20"/>
              </w:rPr>
              <w:t>s</w:t>
            </w:r>
            <w:r>
              <w:rPr>
                <w:sz w:val="20"/>
                <w:szCs w:val="20"/>
              </w:rPr>
              <w:t xml:space="preserve"> or when a server becomes inaccessible. This may be the result of an IT person </w:t>
            </w:r>
            <w:r w:rsidR="008F6198">
              <w:rPr>
                <w:sz w:val="20"/>
                <w:szCs w:val="20"/>
              </w:rPr>
              <w:t xml:space="preserve">reconfiguring a network </w:t>
            </w:r>
            <w:r>
              <w:rPr>
                <w:sz w:val="20"/>
                <w:szCs w:val="20"/>
              </w:rPr>
              <w:t xml:space="preserve">unaware of such URL dependencies. </w:t>
            </w:r>
            <w:r w:rsidR="008F6198">
              <w:rPr>
                <w:sz w:val="20"/>
                <w:szCs w:val="20"/>
              </w:rPr>
              <w:t>The end result is that images with stale ULRs</w:t>
            </w:r>
            <w:r w:rsidR="00860C5E">
              <w:rPr>
                <w:sz w:val="20"/>
                <w:szCs w:val="20"/>
              </w:rPr>
              <w:t xml:space="preserve"> will disappear</w:t>
            </w:r>
            <w:r w:rsidR="008F6198">
              <w:rPr>
                <w:sz w:val="20"/>
                <w:szCs w:val="20"/>
              </w:rPr>
              <w:t>.</w:t>
            </w:r>
          </w:p>
        </w:tc>
        <w:tc>
          <w:tcPr>
            <w:tcW w:w="4320" w:type="dxa"/>
          </w:tcPr>
          <w:p w:rsidR="004F4A8E" w:rsidRDefault="001E0894" w:rsidP="00F25083">
            <w:r>
              <w:t xml:space="preserve">A JavaScript object containing 3 properties: </w:t>
            </w:r>
            <w:r w:rsidRPr="001E0894">
              <w:rPr>
                <w:rFonts w:ascii="Courier New" w:hAnsi="Courier New" w:cs="Courier New"/>
              </w:rPr>
              <w:t>width</w:t>
            </w:r>
            <w:r>
              <w:t xml:space="preserve">, </w:t>
            </w:r>
            <w:r w:rsidRPr="001E0894">
              <w:rPr>
                <w:rFonts w:ascii="Courier New" w:hAnsi="Courier New" w:cs="Courier New"/>
              </w:rPr>
              <w:t>height</w:t>
            </w:r>
            <w:r>
              <w:t xml:space="preserve">, and </w:t>
            </w:r>
            <w:r w:rsidRPr="001E0894">
              <w:rPr>
                <w:rFonts w:ascii="Courier New" w:hAnsi="Courier New" w:cs="Courier New"/>
              </w:rPr>
              <w:t>image</w:t>
            </w:r>
            <w:r>
              <w:t xml:space="preserve">. Normally the </w:t>
            </w:r>
            <w:r w:rsidRPr="001E0894">
              <w:rPr>
                <w:rFonts w:ascii="Courier New" w:hAnsi="Courier New" w:cs="Courier New"/>
              </w:rPr>
              <w:t>width</w:t>
            </w:r>
            <w:r>
              <w:t xml:space="preserve"> and </w:t>
            </w:r>
            <w:r w:rsidRPr="001E0894">
              <w:rPr>
                <w:rFonts w:ascii="Courier New" w:hAnsi="Courier New" w:cs="Courier New"/>
              </w:rPr>
              <w:t>height</w:t>
            </w:r>
            <w:r>
              <w:t xml:space="preserve"> properties are the same as the native image </w:t>
            </w:r>
            <w:r w:rsidR="000C57A2">
              <w:t xml:space="preserve">pixel </w:t>
            </w:r>
            <w:r>
              <w:t>size but, if different,</w:t>
            </w:r>
            <w:r w:rsidR="00F25083">
              <w:t xml:space="preserve"> icon </w:t>
            </w:r>
            <w:r>
              <w:t>image</w:t>
            </w:r>
            <w:r w:rsidR="00F25083">
              <w:t>s</w:t>
            </w:r>
            <w:r>
              <w:t xml:space="preserve"> will be rendered with the specified </w:t>
            </w:r>
            <w:r w:rsidRPr="001E0894">
              <w:rPr>
                <w:rFonts w:ascii="Courier New" w:hAnsi="Courier New" w:cs="Courier New"/>
              </w:rPr>
              <w:t>height</w:t>
            </w:r>
            <w:r>
              <w:t xml:space="preserve"> and </w:t>
            </w:r>
            <w:r w:rsidRPr="001E0894">
              <w:rPr>
                <w:rFonts w:ascii="Courier New" w:hAnsi="Courier New" w:cs="Courier New"/>
              </w:rPr>
              <w:t>width</w:t>
            </w:r>
            <w:r>
              <w:t xml:space="preserve"> properties rather than the native image </w:t>
            </w:r>
            <w:r w:rsidR="000C57A2">
              <w:t xml:space="preserve">pixel </w:t>
            </w:r>
            <w:r>
              <w:t xml:space="preserve">size. </w:t>
            </w:r>
            <w:r w:rsidR="00F25083">
              <w:t xml:space="preserve">The </w:t>
            </w:r>
            <w:r w:rsidR="00F25083" w:rsidRPr="00F25083">
              <w:rPr>
                <w:rFonts w:ascii="Courier New" w:hAnsi="Courier New" w:cs="Courier New"/>
              </w:rPr>
              <w:t>image</w:t>
            </w:r>
            <w:r w:rsidR="00F25083">
              <w:t xml:space="preserve"> property follows the CSS 3 syntax for inline images. In the case of PNG images, the </w:t>
            </w:r>
            <w:r w:rsidRPr="000C57A2">
              <w:rPr>
                <w:i/>
              </w:rPr>
              <w:t>base64-encoded image</w:t>
            </w:r>
            <w:r>
              <w:t xml:space="preserve">, </w:t>
            </w:r>
            <w:r w:rsidR="00F25083">
              <w:t xml:space="preserve">begins with </w:t>
            </w:r>
            <w:r>
              <w:rPr>
                <w:rFonts w:ascii="Courier New" w:hAnsi="Courier New" w:cs="Courier New"/>
              </w:rPr>
              <w:t>"</w:t>
            </w:r>
            <w:proofErr w:type="spellStart"/>
            <w:r>
              <w:rPr>
                <w:rFonts w:ascii="Courier New" w:hAnsi="Courier New" w:cs="Courier New"/>
              </w:rPr>
              <w:t>data</w:t>
            </w:r>
            <w:proofErr w:type="gramStart"/>
            <w:r>
              <w:rPr>
                <w:rFonts w:ascii="Courier New" w:hAnsi="Courier New" w:cs="Courier New"/>
              </w:rPr>
              <w:t>:image</w:t>
            </w:r>
            <w:proofErr w:type="spellEnd"/>
            <w:proofErr w:type="gramEnd"/>
            <w:r>
              <w:rPr>
                <w:rFonts w:ascii="Courier New" w:hAnsi="Courier New" w:cs="Courier New"/>
              </w:rPr>
              <w:t>/png;base64</w:t>
            </w:r>
            <w:r w:rsidR="00F25083">
              <w:rPr>
                <w:rFonts w:ascii="Courier New" w:hAnsi="Courier New" w:cs="Courier New"/>
              </w:rPr>
              <w:t>,…"</w:t>
            </w:r>
            <w:r w:rsidR="000C57A2" w:rsidRPr="000C57A2">
              <w:t xml:space="preserve">. </w:t>
            </w:r>
            <w:r w:rsidR="00F25083">
              <w:t xml:space="preserve">The MIME </w:t>
            </w:r>
            <w:proofErr w:type="gramStart"/>
            <w:r w:rsidR="00F25083">
              <w:t>types</w:t>
            </w:r>
            <w:proofErr w:type="gramEnd"/>
            <w:r w:rsidR="00F25083">
              <w:t xml:space="preserve"> </w:t>
            </w:r>
            <w:r w:rsidR="00F25083">
              <w:rPr>
                <w:rFonts w:ascii="Courier New" w:hAnsi="Courier New" w:cs="Courier New"/>
              </w:rPr>
              <w:t>image/</w:t>
            </w:r>
            <w:r w:rsidR="000C57A2" w:rsidRPr="000C57A2">
              <w:rPr>
                <w:rFonts w:ascii="Courier New" w:hAnsi="Courier New" w:cs="Courier New"/>
              </w:rPr>
              <w:t>jpeg</w:t>
            </w:r>
            <w:r w:rsidR="000C57A2" w:rsidRPr="000C57A2">
              <w:t xml:space="preserve"> and </w:t>
            </w:r>
            <w:r w:rsidR="00F25083">
              <w:rPr>
                <w:rFonts w:ascii="Courier New" w:hAnsi="Courier New" w:cs="Courier New"/>
              </w:rPr>
              <w:t>image/</w:t>
            </w:r>
            <w:r w:rsidR="000C57A2">
              <w:rPr>
                <w:rFonts w:ascii="Courier New" w:hAnsi="Courier New" w:cs="Courier New"/>
              </w:rPr>
              <w:t>gif</w:t>
            </w:r>
            <w:r w:rsidR="000C57A2" w:rsidRPr="000C57A2">
              <w:t xml:space="preserve"> are also accepted.</w:t>
            </w:r>
          </w:p>
        </w:tc>
      </w:tr>
    </w:tbl>
    <w:p w:rsidR="002B5955" w:rsidRDefault="002B5955" w:rsidP="001B4CCA"/>
    <w:p w:rsidR="001B4CCA" w:rsidRDefault="001B4CCA" w:rsidP="001B4CCA">
      <w:r>
        <w:t xml:space="preserve">The full </w:t>
      </w:r>
      <w:proofErr w:type="spellStart"/>
      <w:r w:rsidRPr="001B4CCA">
        <w:rPr>
          <w:i/>
        </w:rPr>
        <w:t>skinObj</w:t>
      </w:r>
      <w:proofErr w:type="spellEnd"/>
      <w:r>
        <w:t xml:space="preserve"> data structure </w:t>
      </w:r>
      <w:r w:rsidR="00FB2427">
        <w:t xml:space="preserve">is fairly large </w:t>
      </w:r>
      <w:r>
        <w:t>but only those portions of t</w:t>
      </w:r>
      <w:r w:rsidR="00533373">
        <w:t>he data structure where you need</w:t>
      </w:r>
      <w:r>
        <w:t xml:space="preserve"> to </w:t>
      </w:r>
      <w:r w:rsidR="00533373">
        <w:t xml:space="preserve">provide </w:t>
      </w:r>
      <w:r>
        <w:t>override</w:t>
      </w:r>
      <w:r w:rsidR="00533373">
        <w:t xml:space="preserve">s are </w:t>
      </w:r>
      <w:r w:rsidR="00FB2427">
        <w:t xml:space="preserve">actually </w:t>
      </w:r>
      <w:r w:rsidR="00533373">
        <w:t>required</w:t>
      </w:r>
      <w:r>
        <w:t>.</w:t>
      </w:r>
      <w:r w:rsidR="00533373">
        <w:t xml:space="preserve"> The structure </w:t>
      </w:r>
      <w:r w:rsidR="00BC320E">
        <w:t>must begin</w:t>
      </w:r>
      <w:r w:rsidR="00533373">
        <w:t xml:space="preserve"> with a </w:t>
      </w:r>
      <w:proofErr w:type="spellStart"/>
      <w:r w:rsidR="00533373" w:rsidRPr="00533373">
        <w:rPr>
          <w:rFonts w:ascii="Courier New" w:hAnsi="Courier New" w:cs="Courier New"/>
        </w:rPr>
        <w:t>skinObj</w:t>
      </w:r>
      <w:proofErr w:type="spellEnd"/>
      <w:r w:rsidR="00533373">
        <w:t xml:space="preserve"> property which is the only property that is always required. The </w:t>
      </w:r>
      <w:r w:rsidR="00533373" w:rsidRPr="00FB2427">
        <w:rPr>
          <w:rFonts w:ascii="Courier New" w:hAnsi="Courier New" w:cs="Courier New"/>
        </w:rPr>
        <w:t>global</w:t>
      </w:r>
      <w:r w:rsidR="00533373">
        <w:t xml:space="preserve"> section provides some basic </w:t>
      </w:r>
      <w:r w:rsidR="00FB2427">
        <w:t xml:space="preserve">properties that affect the presentation globally such as changing the font colors across all sections of the control bar. The </w:t>
      </w:r>
      <w:proofErr w:type="spellStart"/>
      <w:r w:rsidR="00FB2427" w:rsidRPr="00FB2427">
        <w:rPr>
          <w:rFonts w:ascii="Courier New" w:hAnsi="Courier New" w:cs="Courier New"/>
        </w:rPr>
        <w:t>controlBar</w:t>
      </w:r>
      <w:proofErr w:type="spellEnd"/>
      <w:r w:rsidR="00FB2427">
        <w:t xml:space="preserve"> section and subsection</w:t>
      </w:r>
      <w:r w:rsidR="00BC320E">
        <w:t>s</w:t>
      </w:r>
      <w:r w:rsidR="00FB2427">
        <w:t xml:space="preserve"> provide finer control over the same </w:t>
      </w:r>
      <w:r w:rsidR="00BC320E">
        <w:t xml:space="preserve">rendering </w:t>
      </w:r>
      <w:r w:rsidR="00FB2427">
        <w:t xml:space="preserve">properties. Here is the complete </w:t>
      </w:r>
      <w:proofErr w:type="spellStart"/>
      <w:r w:rsidR="00FB2427" w:rsidRPr="00BC320E">
        <w:rPr>
          <w:i/>
        </w:rPr>
        <w:t>skinObj</w:t>
      </w:r>
      <w:proofErr w:type="spellEnd"/>
      <w:r w:rsidR="00FB2427">
        <w:t xml:space="preserve"> data structure:</w:t>
      </w:r>
    </w:p>
    <w:p w:rsidR="001B4CCA" w:rsidRPr="001B4CCA" w:rsidRDefault="00533373" w:rsidP="001B4CCA">
      <w:pPr>
        <w:contextualSpacing/>
        <w:rPr>
          <w:rFonts w:ascii="Courier New" w:hAnsi="Courier New" w:cs="Courier New"/>
          <w:sz w:val="20"/>
          <w:szCs w:val="20"/>
        </w:rPr>
      </w:pPr>
      <w:r>
        <w:rPr>
          <w:rFonts w:ascii="Courier New" w:hAnsi="Courier New" w:cs="Courier New"/>
          <w:sz w:val="20"/>
          <w:szCs w:val="20"/>
        </w:rPr>
        <w:t xml:space="preserve">    </w:t>
      </w:r>
      <w:r w:rsidR="001B4CCA" w:rsidRPr="001B4CCA">
        <w:rPr>
          <w:rFonts w:ascii="Courier New" w:hAnsi="Courier New" w:cs="Courier New"/>
          <w:sz w:val="20"/>
          <w:szCs w:val="20"/>
        </w:rPr>
        <w:t>{</w:t>
      </w:r>
      <w:proofErr w:type="spellStart"/>
      <w:proofErr w:type="gramStart"/>
      <w:r w:rsidR="001B4CCA" w:rsidRPr="001B4CCA">
        <w:rPr>
          <w:rFonts w:ascii="Courier New" w:hAnsi="Courier New" w:cs="Courier New"/>
          <w:sz w:val="20"/>
          <w:szCs w:val="20"/>
        </w:rPr>
        <w:t>skinObj</w:t>
      </w:r>
      <w:proofErr w:type="spellEnd"/>
      <w:proofErr w:type="gramEnd"/>
      <w:r w:rsidR="001B4CCA" w:rsidRPr="001B4CCA">
        <w:rPr>
          <w:rFonts w:ascii="Courier New" w:hAnsi="Courier New" w:cs="Courier New"/>
          <w:sz w:val="20"/>
          <w:szCs w:val="20"/>
        </w:rPr>
        <w:t>: {</w:t>
      </w:r>
    </w:p>
    <w:p w:rsidR="001B4CCA" w:rsidRPr="001B4CCA" w:rsidRDefault="001B4CCA" w:rsidP="001B4CCA">
      <w:pPr>
        <w:contextualSpacing/>
        <w:rPr>
          <w:rFonts w:ascii="Courier New" w:hAnsi="Courier New" w:cs="Courier New"/>
          <w:sz w:val="20"/>
          <w:szCs w:val="20"/>
        </w:rPr>
      </w:pPr>
      <w:r w:rsidRPr="001B4CCA">
        <w:rPr>
          <w:rFonts w:ascii="Courier New" w:hAnsi="Courier New" w:cs="Courier New"/>
          <w:sz w:val="20"/>
          <w:szCs w:val="20"/>
        </w:rPr>
        <w:t xml:space="preserve">      </w:t>
      </w:r>
      <w:proofErr w:type="gramStart"/>
      <w:r w:rsidRPr="001B4CCA">
        <w:rPr>
          <w:rFonts w:ascii="Courier New" w:hAnsi="Courier New" w:cs="Courier New"/>
          <w:sz w:val="20"/>
          <w:szCs w:val="20"/>
        </w:rPr>
        <w:t>global</w:t>
      </w:r>
      <w:proofErr w:type="gramEnd"/>
      <w:r w:rsidRPr="001B4CCA">
        <w:rPr>
          <w:rFonts w:ascii="Courier New" w:hAnsi="Courier New" w:cs="Courier New"/>
          <w:sz w:val="20"/>
          <w:szCs w:val="20"/>
        </w:rPr>
        <w:t>: {</w:t>
      </w:r>
    </w:p>
    <w:p w:rsidR="001B4CCA" w:rsidRPr="001B4CCA" w:rsidRDefault="001B4CCA" w:rsidP="001B4CCA">
      <w:pPr>
        <w:contextualSpacing/>
        <w:rPr>
          <w:rFonts w:ascii="Courier New" w:hAnsi="Courier New" w:cs="Courier New"/>
          <w:sz w:val="20"/>
          <w:szCs w:val="20"/>
        </w:rPr>
      </w:pPr>
      <w:r w:rsidRPr="001B4CCA">
        <w:rPr>
          <w:rFonts w:ascii="Courier New" w:hAnsi="Courier New" w:cs="Courier New"/>
          <w:sz w:val="20"/>
          <w:szCs w:val="20"/>
        </w:rPr>
        <w:t xml:space="preserve">          </w:t>
      </w:r>
      <w:proofErr w:type="spellStart"/>
      <w:proofErr w:type="gramStart"/>
      <w:r w:rsidRPr="001B4CCA">
        <w:rPr>
          <w:rFonts w:ascii="Courier New" w:hAnsi="Courier New" w:cs="Courier New"/>
          <w:sz w:val="20"/>
          <w:szCs w:val="20"/>
        </w:rPr>
        <w:t>fontColor</w:t>
      </w:r>
      <w:proofErr w:type="spellEnd"/>
      <w:proofErr w:type="gramEnd"/>
      <w:r w:rsidRPr="001B4CCA">
        <w:rPr>
          <w:rFonts w:ascii="Courier New" w:hAnsi="Courier New" w:cs="Courier New"/>
          <w:sz w:val="20"/>
          <w:szCs w:val="20"/>
        </w:rPr>
        <w:t>:</w:t>
      </w:r>
      <w:r>
        <w:rPr>
          <w:rFonts w:ascii="Courier New" w:hAnsi="Courier New" w:cs="Courier New"/>
          <w:sz w:val="20"/>
          <w:szCs w:val="20"/>
        </w:rPr>
        <w:t xml:space="preserve"> </w:t>
      </w:r>
      <w:r w:rsidRPr="001B4CCA">
        <w:rPr>
          <w:rFonts w:cs="Courier New"/>
          <w:i/>
          <w:sz w:val="20"/>
          <w:szCs w:val="20"/>
        </w:rPr>
        <w:t>color</w:t>
      </w:r>
      <w:r w:rsidR="00AB44D8">
        <w:rPr>
          <w:rFonts w:cs="Courier New"/>
          <w:i/>
          <w:sz w:val="20"/>
          <w:szCs w:val="20"/>
        </w:rPr>
        <w:t xml:space="preserve">; </w:t>
      </w:r>
      <w:r w:rsidR="0001072D">
        <w:rPr>
          <w:rFonts w:cs="Courier New"/>
          <w:i/>
          <w:sz w:val="20"/>
          <w:szCs w:val="20"/>
        </w:rPr>
        <w:t>affects al</w:t>
      </w:r>
      <w:r w:rsidR="00AB44D8">
        <w:rPr>
          <w:rFonts w:cs="Courier New"/>
          <w:i/>
          <w:sz w:val="20"/>
          <w:szCs w:val="20"/>
        </w:rPr>
        <w:t xml:space="preserve">most </w:t>
      </w:r>
      <w:r w:rsidR="0001072D">
        <w:rPr>
          <w:rFonts w:cs="Courier New"/>
          <w:i/>
          <w:sz w:val="20"/>
          <w:szCs w:val="20"/>
        </w:rPr>
        <w:t xml:space="preserve">all </w:t>
      </w:r>
      <w:r w:rsidR="00AB44D8">
        <w:rPr>
          <w:rFonts w:cs="Courier New"/>
          <w:i/>
          <w:sz w:val="20"/>
          <w:szCs w:val="20"/>
        </w:rPr>
        <w:t>font</w:t>
      </w:r>
      <w:r w:rsidR="0001072D">
        <w:rPr>
          <w:rFonts w:cs="Courier New"/>
          <w:i/>
          <w:sz w:val="20"/>
          <w:szCs w:val="20"/>
        </w:rPr>
        <w:t xml:space="preserve"> colors</w:t>
      </w:r>
      <w:r w:rsidR="00AB44D8">
        <w:rPr>
          <w:rFonts w:cs="Courier New"/>
          <w:i/>
          <w:sz w:val="20"/>
          <w:szCs w:val="20"/>
        </w:rPr>
        <w:t xml:space="preserve"> </w:t>
      </w:r>
      <w:r w:rsidRPr="001B4CCA">
        <w:rPr>
          <w:rFonts w:ascii="Courier New" w:hAnsi="Courier New" w:cs="Courier New"/>
          <w:sz w:val="20"/>
          <w:szCs w:val="20"/>
        </w:rPr>
        <w:t>,</w:t>
      </w:r>
    </w:p>
    <w:p w:rsidR="001B4CCA" w:rsidRPr="001B4CCA" w:rsidRDefault="001B4CCA" w:rsidP="001B4CCA">
      <w:pPr>
        <w:contextualSpacing/>
        <w:rPr>
          <w:rFonts w:ascii="Courier New" w:hAnsi="Courier New" w:cs="Courier New"/>
          <w:sz w:val="20"/>
          <w:szCs w:val="20"/>
        </w:rPr>
      </w:pPr>
      <w:r w:rsidRPr="001B4CCA">
        <w:rPr>
          <w:rFonts w:ascii="Courier New" w:hAnsi="Courier New" w:cs="Courier New"/>
          <w:sz w:val="20"/>
          <w:szCs w:val="20"/>
        </w:rPr>
        <w:lastRenderedPageBreak/>
        <w:t xml:space="preserve">          </w:t>
      </w:r>
      <w:proofErr w:type="spellStart"/>
      <w:proofErr w:type="gramStart"/>
      <w:r w:rsidRPr="001B4CCA">
        <w:rPr>
          <w:rFonts w:ascii="Courier New" w:hAnsi="Courier New" w:cs="Courier New"/>
          <w:sz w:val="20"/>
          <w:szCs w:val="20"/>
        </w:rPr>
        <w:t>lineColor</w:t>
      </w:r>
      <w:proofErr w:type="spellEnd"/>
      <w:proofErr w:type="gramEnd"/>
      <w:r w:rsidRPr="001B4CCA">
        <w:rPr>
          <w:rFonts w:ascii="Courier New" w:hAnsi="Courier New" w:cs="Courier New"/>
          <w:sz w:val="20"/>
          <w:szCs w:val="20"/>
        </w:rPr>
        <w:t>:</w:t>
      </w:r>
      <w:r>
        <w:rPr>
          <w:rFonts w:ascii="Courier New" w:hAnsi="Courier New" w:cs="Courier New"/>
          <w:sz w:val="20"/>
          <w:szCs w:val="20"/>
        </w:rPr>
        <w:t xml:space="preserve"> </w:t>
      </w:r>
      <w:r w:rsidRPr="001B4CCA">
        <w:rPr>
          <w:rFonts w:cs="Courier New"/>
          <w:i/>
          <w:sz w:val="20"/>
          <w:szCs w:val="20"/>
        </w:rPr>
        <w:t>color</w:t>
      </w:r>
      <w:r w:rsidR="00AB44D8" w:rsidRPr="00AB44D8">
        <w:rPr>
          <w:rFonts w:cs="Courier New"/>
          <w:i/>
          <w:sz w:val="20"/>
          <w:szCs w:val="20"/>
        </w:rPr>
        <w:t xml:space="preserve">; </w:t>
      </w:r>
      <w:r w:rsidR="0001072D">
        <w:rPr>
          <w:rFonts w:cs="Courier New"/>
          <w:i/>
          <w:sz w:val="20"/>
          <w:szCs w:val="20"/>
        </w:rPr>
        <w:t>affects al</w:t>
      </w:r>
      <w:r w:rsidR="00AB44D8" w:rsidRPr="00AB44D8">
        <w:rPr>
          <w:rFonts w:cs="Courier New"/>
          <w:i/>
          <w:sz w:val="20"/>
          <w:szCs w:val="20"/>
        </w:rPr>
        <w:t xml:space="preserve">most </w:t>
      </w:r>
      <w:r w:rsidR="0001072D">
        <w:rPr>
          <w:rFonts w:cs="Courier New"/>
          <w:i/>
          <w:sz w:val="20"/>
          <w:szCs w:val="20"/>
        </w:rPr>
        <w:t xml:space="preserve">all </w:t>
      </w:r>
      <w:r w:rsidR="00AB44D8" w:rsidRPr="00AB44D8">
        <w:rPr>
          <w:rFonts w:cs="Courier New"/>
          <w:i/>
          <w:sz w:val="20"/>
          <w:szCs w:val="20"/>
        </w:rPr>
        <w:t>border colors except the tooltip</w:t>
      </w:r>
      <w:r w:rsidR="00AB44D8">
        <w:rPr>
          <w:rFonts w:cs="Courier New"/>
          <w:i/>
          <w:sz w:val="20"/>
          <w:szCs w:val="20"/>
        </w:rPr>
        <w:t xml:space="preserve"> ,</w:t>
      </w:r>
    </w:p>
    <w:p w:rsidR="001B4CCA" w:rsidRPr="001B4CCA" w:rsidRDefault="001B4CCA" w:rsidP="001B4CCA">
      <w:pPr>
        <w:contextualSpacing/>
        <w:rPr>
          <w:rFonts w:ascii="Courier New" w:hAnsi="Courier New" w:cs="Courier New"/>
          <w:sz w:val="20"/>
          <w:szCs w:val="20"/>
        </w:rPr>
      </w:pPr>
      <w:r w:rsidRPr="001B4CCA">
        <w:rPr>
          <w:rFonts w:ascii="Courier New" w:hAnsi="Courier New" w:cs="Courier New"/>
          <w:sz w:val="20"/>
          <w:szCs w:val="20"/>
        </w:rPr>
        <w:t xml:space="preserve">          </w:t>
      </w:r>
      <w:proofErr w:type="spellStart"/>
      <w:proofErr w:type="gramStart"/>
      <w:r w:rsidRPr="001B4CCA">
        <w:rPr>
          <w:rFonts w:ascii="Courier New" w:hAnsi="Courier New" w:cs="Courier New"/>
          <w:sz w:val="20"/>
          <w:szCs w:val="20"/>
        </w:rPr>
        <w:t>lineWidth</w:t>
      </w:r>
      <w:proofErr w:type="spellEnd"/>
      <w:proofErr w:type="gramEnd"/>
      <w:r w:rsidRPr="001B4CCA">
        <w:rPr>
          <w:rFonts w:ascii="Courier New" w:hAnsi="Courier New" w:cs="Courier New"/>
          <w:sz w:val="20"/>
          <w:szCs w:val="20"/>
        </w:rPr>
        <w:t xml:space="preserve">: </w:t>
      </w:r>
      <w:r w:rsidRPr="001B4CCA">
        <w:rPr>
          <w:rFonts w:cs="Courier New"/>
          <w:i/>
          <w:sz w:val="20"/>
          <w:szCs w:val="20"/>
        </w:rPr>
        <w:t>line width</w:t>
      </w:r>
      <w:r w:rsidR="00AB44D8" w:rsidRPr="0001072D">
        <w:rPr>
          <w:rFonts w:cs="Courier New"/>
          <w:i/>
          <w:sz w:val="20"/>
          <w:szCs w:val="20"/>
        </w:rPr>
        <w:t>;</w:t>
      </w:r>
      <w:r w:rsidR="0001072D" w:rsidRPr="0001072D">
        <w:rPr>
          <w:rFonts w:cs="Courier New"/>
          <w:i/>
          <w:sz w:val="20"/>
          <w:szCs w:val="20"/>
        </w:rPr>
        <w:t xml:space="preserve"> </w:t>
      </w:r>
      <w:r w:rsidR="0001072D">
        <w:rPr>
          <w:rFonts w:cs="Courier New"/>
          <w:i/>
          <w:sz w:val="20"/>
          <w:szCs w:val="20"/>
        </w:rPr>
        <w:t>affects al</w:t>
      </w:r>
      <w:r w:rsidR="0001072D" w:rsidRPr="0001072D">
        <w:rPr>
          <w:rFonts w:cs="Courier New"/>
          <w:i/>
          <w:sz w:val="20"/>
          <w:szCs w:val="20"/>
        </w:rPr>
        <w:t>most border w</w:t>
      </w:r>
      <w:r w:rsidR="0001072D">
        <w:rPr>
          <w:rFonts w:cs="Courier New"/>
          <w:i/>
          <w:sz w:val="20"/>
          <w:szCs w:val="20"/>
        </w:rPr>
        <w:t xml:space="preserve">idths </w:t>
      </w:r>
      <w:r w:rsidR="0001072D" w:rsidRPr="0001072D">
        <w:rPr>
          <w:rFonts w:cs="Courier New"/>
          <w:i/>
          <w:sz w:val="20"/>
          <w:szCs w:val="20"/>
        </w:rPr>
        <w:t>except the tooltip</w:t>
      </w:r>
      <w:r w:rsidR="00AB44D8">
        <w:rPr>
          <w:rFonts w:ascii="Courier New" w:hAnsi="Courier New" w:cs="Courier New"/>
          <w:sz w:val="20"/>
          <w:szCs w:val="20"/>
        </w:rPr>
        <w:t xml:space="preserve"> </w:t>
      </w:r>
    </w:p>
    <w:p w:rsidR="001B4CCA" w:rsidRPr="001B4CCA" w:rsidRDefault="001B4CCA" w:rsidP="001B4CCA">
      <w:pPr>
        <w:contextualSpacing/>
        <w:rPr>
          <w:rFonts w:ascii="Courier New" w:hAnsi="Courier New" w:cs="Courier New"/>
          <w:sz w:val="20"/>
          <w:szCs w:val="20"/>
        </w:rPr>
      </w:pPr>
      <w:r w:rsidRPr="001B4CCA">
        <w:rPr>
          <w:rFonts w:ascii="Courier New" w:hAnsi="Courier New" w:cs="Courier New"/>
          <w:sz w:val="20"/>
          <w:szCs w:val="20"/>
        </w:rPr>
        <w:t xml:space="preserve">        },</w:t>
      </w:r>
    </w:p>
    <w:p w:rsidR="001B4CCA" w:rsidRPr="001B4CCA" w:rsidRDefault="001B4CCA" w:rsidP="001B4CCA">
      <w:pPr>
        <w:contextualSpacing/>
        <w:rPr>
          <w:rFonts w:ascii="Courier New" w:hAnsi="Courier New" w:cs="Courier New"/>
          <w:sz w:val="20"/>
          <w:szCs w:val="20"/>
        </w:rPr>
      </w:pPr>
      <w:r w:rsidRPr="001B4CCA">
        <w:rPr>
          <w:rFonts w:ascii="Courier New" w:hAnsi="Courier New" w:cs="Courier New"/>
          <w:sz w:val="20"/>
          <w:szCs w:val="20"/>
        </w:rPr>
        <w:t xml:space="preserve">        </w:t>
      </w:r>
      <w:proofErr w:type="spellStart"/>
      <w:proofErr w:type="gramStart"/>
      <w:r w:rsidRPr="001B4CCA">
        <w:rPr>
          <w:rFonts w:ascii="Courier New" w:hAnsi="Courier New" w:cs="Courier New"/>
          <w:sz w:val="20"/>
          <w:szCs w:val="20"/>
        </w:rPr>
        <w:t>controlBar</w:t>
      </w:r>
      <w:proofErr w:type="spellEnd"/>
      <w:proofErr w:type="gramEnd"/>
      <w:r w:rsidRPr="001B4CCA">
        <w:rPr>
          <w:rFonts w:ascii="Courier New" w:hAnsi="Courier New" w:cs="Courier New"/>
          <w:sz w:val="20"/>
          <w:szCs w:val="20"/>
        </w:rPr>
        <w:t>: {</w:t>
      </w:r>
    </w:p>
    <w:p w:rsidR="001B4CCA" w:rsidRPr="001B4CCA" w:rsidRDefault="001B4CCA" w:rsidP="001B4CCA">
      <w:pPr>
        <w:contextualSpacing/>
        <w:rPr>
          <w:rFonts w:ascii="Courier New" w:hAnsi="Courier New" w:cs="Courier New"/>
          <w:sz w:val="20"/>
          <w:szCs w:val="20"/>
        </w:rPr>
      </w:pPr>
      <w:r w:rsidRPr="001B4CCA">
        <w:rPr>
          <w:rFonts w:ascii="Courier New" w:hAnsi="Courier New" w:cs="Courier New"/>
          <w:sz w:val="20"/>
          <w:szCs w:val="20"/>
        </w:rPr>
        <w:t xml:space="preserve">          </w:t>
      </w:r>
      <w:proofErr w:type="spellStart"/>
      <w:proofErr w:type="gramStart"/>
      <w:r w:rsidRPr="001B4CCA">
        <w:rPr>
          <w:rFonts w:ascii="Courier New" w:hAnsi="Courier New" w:cs="Courier New"/>
          <w:sz w:val="20"/>
          <w:szCs w:val="20"/>
        </w:rPr>
        <w:t>backgroundColor</w:t>
      </w:r>
      <w:proofErr w:type="spellEnd"/>
      <w:proofErr w:type="gramEnd"/>
      <w:r w:rsidRPr="001B4CCA">
        <w:rPr>
          <w:rFonts w:ascii="Courier New" w:hAnsi="Courier New" w:cs="Courier New"/>
          <w:sz w:val="20"/>
          <w:szCs w:val="20"/>
        </w:rPr>
        <w:t>:</w:t>
      </w:r>
      <w:r w:rsidR="00AB44D8">
        <w:rPr>
          <w:rFonts w:ascii="Courier New" w:hAnsi="Courier New" w:cs="Courier New"/>
          <w:sz w:val="20"/>
          <w:szCs w:val="20"/>
        </w:rPr>
        <w:t xml:space="preserve"> </w:t>
      </w:r>
      <w:r w:rsidR="00AB44D8" w:rsidRPr="00AB44D8">
        <w:rPr>
          <w:rFonts w:cs="Courier New"/>
          <w:i/>
          <w:sz w:val="20"/>
          <w:szCs w:val="20"/>
        </w:rPr>
        <w:t>color</w:t>
      </w:r>
      <w:r w:rsidR="0001072D">
        <w:rPr>
          <w:rFonts w:cs="Courier New"/>
          <w:i/>
          <w:sz w:val="20"/>
          <w:szCs w:val="20"/>
        </w:rPr>
        <w:t xml:space="preserve">; the next property overrides this one </w:t>
      </w:r>
      <w:r w:rsidRPr="001B4CCA">
        <w:rPr>
          <w:rFonts w:ascii="Courier New" w:hAnsi="Courier New" w:cs="Courier New"/>
          <w:sz w:val="20"/>
          <w:szCs w:val="20"/>
        </w:rPr>
        <w:t>,</w:t>
      </w:r>
    </w:p>
    <w:p w:rsidR="001B4CCA" w:rsidRPr="001B4CCA" w:rsidRDefault="001B4CCA" w:rsidP="001B4CCA">
      <w:pPr>
        <w:contextualSpacing/>
        <w:rPr>
          <w:rFonts w:ascii="Courier New" w:hAnsi="Courier New" w:cs="Courier New"/>
          <w:sz w:val="20"/>
          <w:szCs w:val="20"/>
        </w:rPr>
      </w:pPr>
      <w:r w:rsidRPr="001B4CCA">
        <w:rPr>
          <w:rFonts w:ascii="Courier New" w:hAnsi="Courier New" w:cs="Courier New"/>
          <w:sz w:val="20"/>
          <w:szCs w:val="20"/>
        </w:rPr>
        <w:t xml:space="preserve">          </w:t>
      </w:r>
      <w:proofErr w:type="spellStart"/>
      <w:proofErr w:type="gramStart"/>
      <w:r w:rsidRPr="001B4CCA">
        <w:rPr>
          <w:rFonts w:ascii="Courier New" w:hAnsi="Courier New" w:cs="Courier New"/>
          <w:sz w:val="20"/>
          <w:szCs w:val="20"/>
        </w:rPr>
        <w:t>backgroundImage</w:t>
      </w:r>
      <w:proofErr w:type="spellEnd"/>
      <w:proofErr w:type="gramEnd"/>
      <w:r w:rsidRPr="001B4CCA">
        <w:rPr>
          <w:rFonts w:ascii="Courier New" w:hAnsi="Courier New" w:cs="Courier New"/>
          <w:sz w:val="20"/>
          <w:szCs w:val="20"/>
        </w:rPr>
        <w:t xml:space="preserve">: </w:t>
      </w:r>
      <w:r w:rsidR="00AB44D8" w:rsidRPr="00AB44D8">
        <w:rPr>
          <w:rFonts w:cs="Courier New"/>
          <w:i/>
          <w:sz w:val="20"/>
          <w:szCs w:val="20"/>
        </w:rPr>
        <w:t>image</w:t>
      </w:r>
      <w:r w:rsidR="00AB44D8">
        <w:rPr>
          <w:rFonts w:cs="Courier New"/>
          <w:i/>
          <w:sz w:val="20"/>
          <w:szCs w:val="20"/>
        </w:rPr>
        <w:t>; width limit 1-2880; height limit</w:t>
      </w:r>
      <w:r w:rsidR="00AB44D8" w:rsidRPr="00AB44D8">
        <w:rPr>
          <w:rFonts w:cs="Courier New"/>
          <w:i/>
          <w:sz w:val="20"/>
          <w:szCs w:val="20"/>
        </w:rPr>
        <w:t xml:space="preserve"> 1-128</w:t>
      </w:r>
      <w:ins w:id="21" w:author="Zaun, James" w:date="2014-09-04T07:23:00Z">
        <w:r w:rsidR="00F44B19">
          <w:rPr>
            <w:rFonts w:cs="Courier New"/>
            <w:i/>
            <w:sz w:val="20"/>
            <w:szCs w:val="20"/>
          </w:rPr>
          <w:t>, repeating</w:t>
        </w:r>
      </w:ins>
      <w:r w:rsidR="0001072D">
        <w:rPr>
          <w:rFonts w:cs="Courier New"/>
          <w:i/>
          <w:sz w:val="20"/>
          <w:szCs w:val="20"/>
        </w:rPr>
        <w:t xml:space="preserve"> </w:t>
      </w:r>
      <w:r w:rsidRPr="001B4CCA">
        <w:rPr>
          <w:rFonts w:ascii="Courier New" w:hAnsi="Courier New" w:cs="Courier New"/>
          <w:sz w:val="20"/>
          <w:szCs w:val="20"/>
        </w:rPr>
        <w:t>,</w:t>
      </w:r>
    </w:p>
    <w:p w:rsidR="001B4CCA" w:rsidRPr="001B4CCA" w:rsidRDefault="001B4CCA" w:rsidP="001B4CCA">
      <w:pPr>
        <w:contextualSpacing/>
        <w:rPr>
          <w:rFonts w:ascii="Courier New" w:hAnsi="Courier New" w:cs="Courier New"/>
          <w:sz w:val="20"/>
          <w:szCs w:val="20"/>
        </w:rPr>
      </w:pPr>
      <w:r w:rsidRPr="001B4CCA">
        <w:rPr>
          <w:rFonts w:ascii="Courier New" w:hAnsi="Courier New" w:cs="Courier New"/>
          <w:sz w:val="20"/>
          <w:szCs w:val="20"/>
        </w:rPr>
        <w:t xml:space="preserve">          </w:t>
      </w:r>
      <w:proofErr w:type="spellStart"/>
      <w:proofErr w:type="gramStart"/>
      <w:r w:rsidRPr="001B4CCA">
        <w:rPr>
          <w:rFonts w:ascii="Courier New" w:hAnsi="Courier New" w:cs="Courier New"/>
          <w:sz w:val="20"/>
          <w:szCs w:val="20"/>
        </w:rPr>
        <w:t>toolTip</w:t>
      </w:r>
      <w:proofErr w:type="spellEnd"/>
      <w:proofErr w:type="gramEnd"/>
      <w:r w:rsidRPr="001B4CCA">
        <w:rPr>
          <w:rFonts w:ascii="Courier New" w:hAnsi="Courier New" w:cs="Courier New"/>
          <w:sz w:val="20"/>
          <w:szCs w:val="20"/>
        </w:rPr>
        <w:t>: {</w:t>
      </w:r>
    </w:p>
    <w:p w:rsidR="001B4CCA" w:rsidRPr="001B4CCA" w:rsidRDefault="00AB44D8" w:rsidP="001B4CCA">
      <w:pPr>
        <w:contextualSpacing/>
        <w:rPr>
          <w:rFonts w:ascii="Courier New" w:hAnsi="Courier New" w:cs="Courier New"/>
          <w:sz w:val="20"/>
          <w:szCs w:val="20"/>
        </w:rPr>
      </w:pPr>
      <w:r>
        <w:rPr>
          <w:rFonts w:ascii="Courier New" w:hAnsi="Courier New" w:cs="Courier New"/>
          <w:sz w:val="20"/>
          <w:szCs w:val="20"/>
        </w:rPr>
        <w:t xml:space="preserve">            </w:t>
      </w:r>
      <w:proofErr w:type="spellStart"/>
      <w:proofErr w:type="gramStart"/>
      <w:r>
        <w:rPr>
          <w:rFonts w:ascii="Courier New" w:hAnsi="Courier New" w:cs="Courier New"/>
          <w:sz w:val="20"/>
          <w:szCs w:val="20"/>
        </w:rPr>
        <w:t>fontColor</w:t>
      </w:r>
      <w:proofErr w:type="spellEnd"/>
      <w:proofErr w:type="gramEnd"/>
      <w:r>
        <w:rPr>
          <w:rFonts w:ascii="Courier New" w:hAnsi="Courier New" w:cs="Courier New"/>
          <w:sz w:val="20"/>
          <w:szCs w:val="20"/>
        </w:rPr>
        <w:t xml:space="preserve">: </w:t>
      </w:r>
      <w:r w:rsidRPr="00AB44D8">
        <w:rPr>
          <w:rFonts w:cs="Courier New"/>
          <w:i/>
          <w:sz w:val="20"/>
          <w:szCs w:val="20"/>
        </w:rPr>
        <w:t>color</w:t>
      </w:r>
      <w:r w:rsidR="0001072D">
        <w:rPr>
          <w:rFonts w:cs="Courier New"/>
          <w:i/>
          <w:sz w:val="20"/>
          <w:szCs w:val="20"/>
        </w:rPr>
        <w:t xml:space="preserve"> </w:t>
      </w:r>
      <w:r w:rsidR="00BE4527">
        <w:rPr>
          <w:rFonts w:cs="Courier New"/>
          <w:i/>
          <w:sz w:val="20"/>
          <w:szCs w:val="20"/>
        </w:rPr>
        <w:t>(</w:t>
      </w:r>
      <w:r w:rsidR="00755AEF">
        <w:rPr>
          <w:rFonts w:cs="Courier New"/>
          <w:i/>
          <w:sz w:val="20"/>
          <w:szCs w:val="20"/>
        </w:rPr>
        <w:t>of time value above scrubber when hovering over bar</w:t>
      </w:r>
      <w:r w:rsidR="00BE4527">
        <w:rPr>
          <w:rFonts w:cs="Courier New"/>
          <w:i/>
          <w:sz w:val="20"/>
          <w:szCs w:val="20"/>
        </w:rPr>
        <w:t>)</w:t>
      </w:r>
      <w:r w:rsidR="00755AEF">
        <w:rPr>
          <w:rFonts w:cs="Courier New"/>
          <w:i/>
          <w:sz w:val="20"/>
          <w:szCs w:val="20"/>
        </w:rPr>
        <w:t xml:space="preserve"> </w:t>
      </w:r>
      <w:r w:rsidR="001B4CCA" w:rsidRPr="001B4CCA">
        <w:rPr>
          <w:rFonts w:ascii="Courier New" w:hAnsi="Courier New" w:cs="Courier New"/>
          <w:sz w:val="20"/>
          <w:szCs w:val="20"/>
        </w:rPr>
        <w:t>,</w:t>
      </w:r>
    </w:p>
    <w:p w:rsidR="00AB44D8" w:rsidRDefault="001B4CCA" w:rsidP="001B4CCA">
      <w:pPr>
        <w:contextualSpacing/>
        <w:rPr>
          <w:rFonts w:ascii="Courier New" w:hAnsi="Courier New" w:cs="Courier New"/>
          <w:sz w:val="20"/>
          <w:szCs w:val="20"/>
        </w:rPr>
      </w:pPr>
      <w:r w:rsidRPr="001B4CCA">
        <w:rPr>
          <w:rFonts w:ascii="Courier New" w:hAnsi="Courier New" w:cs="Courier New"/>
          <w:sz w:val="20"/>
          <w:szCs w:val="20"/>
        </w:rPr>
        <w:t xml:space="preserve">            </w:t>
      </w:r>
      <w:proofErr w:type="spellStart"/>
      <w:proofErr w:type="gramStart"/>
      <w:r w:rsidRPr="001B4CCA">
        <w:rPr>
          <w:rFonts w:ascii="Courier New" w:hAnsi="Courier New" w:cs="Courier New"/>
          <w:sz w:val="20"/>
          <w:szCs w:val="20"/>
        </w:rPr>
        <w:t>backgroundImage</w:t>
      </w:r>
      <w:proofErr w:type="spellEnd"/>
      <w:proofErr w:type="gramEnd"/>
      <w:r w:rsidRPr="001B4CCA">
        <w:rPr>
          <w:rFonts w:ascii="Courier New" w:hAnsi="Courier New" w:cs="Courier New"/>
          <w:sz w:val="20"/>
          <w:szCs w:val="20"/>
        </w:rPr>
        <w:t xml:space="preserve">: </w:t>
      </w:r>
      <w:r w:rsidR="00AB44D8" w:rsidRPr="00AB44D8">
        <w:rPr>
          <w:rFonts w:cs="Courier New"/>
          <w:i/>
          <w:sz w:val="20"/>
          <w:szCs w:val="20"/>
        </w:rPr>
        <w:t xml:space="preserve">image; width limit </w:t>
      </w:r>
      <w:r w:rsidR="00480A52">
        <w:rPr>
          <w:rFonts w:cs="Courier New"/>
          <w:i/>
          <w:sz w:val="20"/>
          <w:szCs w:val="20"/>
        </w:rPr>
        <w:t>55</w:t>
      </w:r>
      <w:r w:rsidR="00AB44D8" w:rsidRPr="00AB44D8">
        <w:rPr>
          <w:rFonts w:cs="Courier New"/>
          <w:i/>
          <w:sz w:val="20"/>
          <w:szCs w:val="20"/>
        </w:rPr>
        <w:t xml:space="preserve">-60; height limit </w:t>
      </w:r>
      <w:r w:rsidR="00480A52">
        <w:rPr>
          <w:rFonts w:cs="Courier New"/>
          <w:i/>
          <w:sz w:val="20"/>
          <w:szCs w:val="20"/>
        </w:rPr>
        <w:t>20</w:t>
      </w:r>
      <w:r w:rsidR="00AB44D8" w:rsidRPr="00AB44D8">
        <w:rPr>
          <w:rFonts w:cs="Courier New"/>
          <w:i/>
          <w:sz w:val="20"/>
          <w:szCs w:val="20"/>
        </w:rPr>
        <w:t>-32</w:t>
      </w:r>
    </w:p>
    <w:p w:rsidR="001B4CCA" w:rsidRPr="001B4CCA" w:rsidRDefault="00AB44D8" w:rsidP="001B4CCA">
      <w:pPr>
        <w:contextualSpacing/>
        <w:rPr>
          <w:rFonts w:ascii="Courier New" w:hAnsi="Courier New" w:cs="Courier New"/>
          <w:sz w:val="20"/>
          <w:szCs w:val="20"/>
        </w:rPr>
      </w:pPr>
      <w:r>
        <w:rPr>
          <w:rFonts w:ascii="Courier New" w:hAnsi="Courier New" w:cs="Courier New"/>
          <w:sz w:val="20"/>
          <w:szCs w:val="20"/>
        </w:rPr>
        <w:t xml:space="preserve">            }</w:t>
      </w:r>
      <w:r w:rsidR="001B4CCA" w:rsidRPr="001B4CCA">
        <w:rPr>
          <w:rFonts w:ascii="Courier New" w:hAnsi="Courier New" w:cs="Courier New"/>
          <w:sz w:val="20"/>
          <w:szCs w:val="20"/>
        </w:rPr>
        <w:t>,</w:t>
      </w:r>
    </w:p>
    <w:p w:rsidR="001B4CCA" w:rsidRPr="001B4CCA" w:rsidRDefault="001B4CCA" w:rsidP="001B4CCA">
      <w:pPr>
        <w:contextualSpacing/>
        <w:rPr>
          <w:rFonts w:ascii="Courier New" w:hAnsi="Courier New" w:cs="Courier New"/>
          <w:sz w:val="20"/>
          <w:szCs w:val="20"/>
        </w:rPr>
      </w:pPr>
      <w:r w:rsidRPr="001B4CCA">
        <w:rPr>
          <w:rFonts w:ascii="Courier New" w:hAnsi="Courier New" w:cs="Courier New"/>
          <w:sz w:val="20"/>
          <w:szCs w:val="20"/>
        </w:rPr>
        <w:t xml:space="preserve">          </w:t>
      </w:r>
      <w:proofErr w:type="spellStart"/>
      <w:proofErr w:type="gramStart"/>
      <w:r w:rsidRPr="001B4CCA">
        <w:rPr>
          <w:rFonts w:ascii="Courier New" w:hAnsi="Courier New" w:cs="Courier New"/>
          <w:sz w:val="20"/>
          <w:szCs w:val="20"/>
        </w:rPr>
        <w:t>currentPos</w:t>
      </w:r>
      <w:proofErr w:type="spellEnd"/>
      <w:proofErr w:type="gramEnd"/>
      <w:r w:rsidRPr="001B4CCA">
        <w:rPr>
          <w:rFonts w:ascii="Courier New" w:hAnsi="Courier New" w:cs="Courier New"/>
          <w:sz w:val="20"/>
          <w:szCs w:val="20"/>
        </w:rPr>
        <w:t>: {</w:t>
      </w:r>
    </w:p>
    <w:p w:rsidR="001B4CCA" w:rsidRPr="001B4CCA" w:rsidRDefault="001B4CCA" w:rsidP="001B4CCA">
      <w:pPr>
        <w:contextualSpacing/>
        <w:rPr>
          <w:rFonts w:ascii="Courier New" w:hAnsi="Courier New" w:cs="Courier New"/>
          <w:sz w:val="20"/>
          <w:szCs w:val="20"/>
        </w:rPr>
      </w:pPr>
      <w:r w:rsidRPr="001B4CCA">
        <w:rPr>
          <w:rFonts w:ascii="Courier New" w:hAnsi="Courier New" w:cs="Courier New"/>
          <w:sz w:val="20"/>
          <w:szCs w:val="20"/>
        </w:rPr>
        <w:t xml:space="preserve">            </w:t>
      </w:r>
      <w:proofErr w:type="spellStart"/>
      <w:proofErr w:type="gramStart"/>
      <w:r w:rsidRPr="001B4CCA">
        <w:rPr>
          <w:rFonts w:ascii="Courier New" w:hAnsi="Courier New" w:cs="Courier New"/>
          <w:sz w:val="20"/>
          <w:szCs w:val="20"/>
        </w:rPr>
        <w:t>fontColor</w:t>
      </w:r>
      <w:proofErr w:type="spellEnd"/>
      <w:proofErr w:type="gramEnd"/>
      <w:r w:rsidRPr="001B4CCA">
        <w:rPr>
          <w:rFonts w:ascii="Courier New" w:hAnsi="Courier New" w:cs="Courier New"/>
          <w:sz w:val="20"/>
          <w:szCs w:val="20"/>
        </w:rPr>
        <w:t xml:space="preserve">: </w:t>
      </w:r>
      <w:r w:rsidR="00AB44D8" w:rsidRPr="00AB44D8">
        <w:rPr>
          <w:rFonts w:cs="Courier New"/>
          <w:i/>
          <w:sz w:val="20"/>
          <w:szCs w:val="20"/>
        </w:rPr>
        <w:t>color</w:t>
      </w:r>
      <w:r w:rsidR="00755AEF">
        <w:rPr>
          <w:rFonts w:cs="Courier New"/>
          <w:i/>
          <w:sz w:val="20"/>
          <w:szCs w:val="20"/>
        </w:rPr>
        <w:t xml:space="preserve"> </w:t>
      </w:r>
      <w:r w:rsidR="00BE4527">
        <w:rPr>
          <w:rFonts w:cs="Courier New"/>
          <w:i/>
          <w:sz w:val="20"/>
          <w:szCs w:val="20"/>
        </w:rPr>
        <w:t>(</w:t>
      </w:r>
      <w:r w:rsidR="00755AEF">
        <w:rPr>
          <w:rFonts w:cs="Courier New"/>
          <w:i/>
          <w:sz w:val="20"/>
          <w:szCs w:val="20"/>
        </w:rPr>
        <w:t>of time value</w:t>
      </w:r>
      <w:r w:rsidR="00CF2F46">
        <w:rPr>
          <w:rFonts w:cs="Courier New"/>
          <w:i/>
          <w:sz w:val="20"/>
          <w:szCs w:val="20"/>
        </w:rPr>
        <w:t xml:space="preserve"> to the left of the scrubber bar</w:t>
      </w:r>
      <w:r w:rsidR="00BE4527">
        <w:rPr>
          <w:rFonts w:cs="Courier New"/>
          <w:i/>
          <w:sz w:val="20"/>
          <w:szCs w:val="20"/>
        </w:rPr>
        <w:t>)</w:t>
      </w:r>
    </w:p>
    <w:p w:rsidR="001B4CCA" w:rsidRPr="001B4CCA" w:rsidRDefault="001B4CCA" w:rsidP="001B4CCA">
      <w:pPr>
        <w:contextualSpacing/>
        <w:rPr>
          <w:rFonts w:ascii="Courier New" w:hAnsi="Courier New" w:cs="Courier New"/>
          <w:sz w:val="20"/>
          <w:szCs w:val="20"/>
        </w:rPr>
      </w:pPr>
      <w:r w:rsidRPr="001B4CCA">
        <w:rPr>
          <w:rFonts w:ascii="Courier New" w:hAnsi="Courier New" w:cs="Courier New"/>
          <w:sz w:val="20"/>
          <w:szCs w:val="20"/>
        </w:rPr>
        <w:t xml:space="preserve">          },</w:t>
      </w:r>
    </w:p>
    <w:p w:rsidR="001B4CCA" w:rsidRPr="001B4CCA" w:rsidRDefault="001B4CCA" w:rsidP="001B4CCA">
      <w:pPr>
        <w:contextualSpacing/>
        <w:rPr>
          <w:rFonts w:ascii="Courier New" w:hAnsi="Courier New" w:cs="Courier New"/>
          <w:sz w:val="20"/>
          <w:szCs w:val="20"/>
        </w:rPr>
      </w:pPr>
      <w:r w:rsidRPr="001B4CCA">
        <w:rPr>
          <w:rFonts w:ascii="Courier New" w:hAnsi="Courier New" w:cs="Courier New"/>
          <w:sz w:val="20"/>
          <w:szCs w:val="20"/>
        </w:rPr>
        <w:t xml:space="preserve">          </w:t>
      </w:r>
      <w:proofErr w:type="spellStart"/>
      <w:proofErr w:type="gramStart"/>
      <w:r w:rsidRPr="001B4CCA">
        <w:rPr>
          <w:rFonts w:ascii="Courier New" w:hAnsi="Courier New" w:cs="Courier New"/>
          <w:sz w:val="20"/>
          <w:szCs w:val="20"/>
        </w:rPr>
        <w:t>scubberBar</w:t>
      </w:r>
      <w:proofErr w:type="spellEnd"/>
      <w:proofErr w:type="gramEnd"/>
      <w:r w:rsidRPr="001B4CCA">
        <w:rPr>
          <w:rFonts w:ascii="Courier New" w:hAnsi="Courier New" w:cs="Courier New"/>
          <w:sz w:val="20"/>
          <w:szCs w:val="20"/>
        </w:rPr>
        <w:t>: {</w:t>
      </w:r>
    </w:p>
    <w:p w:rsidR="001B4CCA" w:rsidRPr="001B4CCA" w:rsidRDefault="001B4CCA" w:rsidP="001B4CCA">
      <w:pPr>
        <w:contextualSpacing/>
        <w:rPr>
          <w:rFonts w:ascii="Courier New" w:hAnsi="Courier New" w:cs="Courier New"/>
          <w:sz w:val="20"/>
          <w:szCs w:val="20"/>
        </w:rPr>
      </w:pPr>
      <w:r w:rsidRPr="001B4CCA">
        <w:rPr>
          <w:rFonts w:ascii="Courier New" w:hAnsi="Courier New" w:cs="Courier New"/>
          <w:sz w:val="20"/>
          <w:szCs w:val="20"/>
        </w:rPr>
        <w:t xml:space="preserve">            </w:t>
      </w:r>
      <w:proofErr w:type="spellStart"/>
      <w:proofErr w:type="gramStart"/>
      <w:r w:rsidRPr="001B4CCA">
        <w:rPr>
          <w:rFonts w:ascii="Courier New" w:hAnsi="Courier New" w:cs="Courier New"/>
          <w:sz w:val="20"/>
          <w:szCs w:val="20"/>
        </w:rPr>
        <w:t>borderColor</w:t>
      </w:r>
      <w:proofErr w:type="spellEnd"/>
      <w:proofErr w:type="gramEnd"/>
      <w:r w:rsidRPr="001B4CCA">
        <w:rPr>
          <w:rFonts w:ascii="Courier New" w:hAnsi="Courier New" w:cs="Courier New"/>
          <w:sz w:val="20"/>
          <w:szCs w:val="20"/>
        </w:rPr>
        <w:t xml:space="preserve">: </w:t>
      </w:r>
      <w:r w:rsidR="00CF2F46" w:rsidRPr="00CF2F46">
        <w:rPr>
          <w:rFonts w:cs="Courier New"/>
          <w:i/>
          <w:sz w:val="20"/>
          <w:szCs w:val="20"/>
        </w:rPr>
        <w:t>color</w:t>
      </w:r>
      <w:r w:rsidR="00CF2F46">
        <w:rPr>
          <w:rFonts w:ascii="Courier New" w:hAnsi="Courier New" w:cs="Courier New"/>
          <w:sz w:val="20"/>
          <w:szCs w:val="20"/>
        </w:rPr>
        <w:t xml:space="preserve"> </w:t>
      </w:r>
      <w:r w:rsidRPr="001B4CCA">
        <w:rPr>
          <w:rFonts w:ascii="Courier New" w:hAnsi="Courier New" w:cs="Courier New"/>
          <w:sz w:val="20"/>
          <w:szCs w:val="20"/>
        </w:rPr>
        <w:t>,</w:t>
      </w:r>
    </w:p>
    <w:p w:rsidR="001B4CCA" w:rsidRPr="001B4CCA" w:rsidRDefault="001B4CCA" w:rsidP="001B4CCA">
      <w:pPr>
        <w:contextualSpacing/>
        <w:rPr>
          <w:rFonts w:ascii="Courier New" w:hAnsi="Courier New" w:cs="Courier New"/>
          <w:sz w:val="20"/>
          <w:szCs w:val="20"/>
        </w:rPr>
      </w:pPr>
      <w:r w:rsidRPr="001B4CCA">
        <w:rPr>
          <w:rFonts w:ascii="Courier New" w:hAnsi="Courier New" w:cs="Courier New"/>
          <w:sz w:val="20"/>
          <w:szCs w:val="20"/>
        </w:rPr>
        <w:t xml:space="preserve">            </w:t>
      </w:r>
      <w:proofErr w:type="spellStart"/>
      <w:proofErr w:type="gramStart"/>
      <w:r w:rsidRPr="001B4CCA">
        <w:rPr>
          <w:rFonts w:ascii="Courier New" w:hAnsi="Courier New" w:cs="Courier New"/>
          <w:sz w:val="20"/>
          <w:szCs w:val="20"/>
        </w:rPr>
        <w:t>borderWidth</w:t>
      </w:r>
      <w:proofErr w:type="spellEnd"/>
      <w:proofErr w:type="gramEnd"/>
      <w:r w:rsidRPr="001B4CCA">
        <w:rPr>
          <w:rFonts w:ascii="Courier New" w:hAnsi="Courier New" w:cs="Courier New"/>
          <w:sz w:val="20"/>
          <w:szCs w:val="20"/>
        </w:rPr>
        <w:t xml:space="preserve">: </w:t>
      </w:r>
      <w:r w:rsidR="00CF2F46" w:rsidRPr="00CF2F46">
        <w:rPr>
          <w:rFonts w:cs="Courier New"/>
          <w:i/>
          <w:sz w:val="20"/>
          <w:szCs w:val="20"/>
        </w:rPr>
        <w:t>line width</w:t>
      </w:r>
      <w:r w:rsidR="00CF2F46">
        <w:rPr>
          <w:rFonts w:ascii="Courier New" w:hAnsi="Courier New" w:cs="Courier New"/>
          <w:sz w:val="20"/>
          <w:szCs w:val="20"/>
        </w:rPr>
        <w:t xml:space="preserve"> </w:t>
      </w:r>
      <w:r w:rsidRPr="001B4CCA">
        <w:rPr>
          <w:rFonts w:ascii="Courier New" w:hAnsi="Courier New" w:cs="Courier New"/>
          <w:sz w:val="20"/>
          <w:szCs w:val="20"/>
        </w:rPr>
        <w:t>,</w:t>
      </w:r>
    </w:p>
    <w:p w:rsidR="001B4CCA" w:rsidRPr="001B4CCA" w:rsidRDefault="001B4CCA" w:rsidP="001B4CCA">
      <w:pPr>
        <w:contextualSpacing/>
        <w:rPr>
          <w:rFonts w:ascii="Courier New" w:hAnsi="Courier New" w:cs="Courier New"/>
          <w:sz w:val="20"/>
          <w:szCs w:val="20"/>
        </w:rPr>
      </w:pPr>
      <w:r w:rsidRPr="001B4CCA">
        <w:rPr>
          <w:rFonts w:ascii="Courier New" w:hAnsi="Courier New" w:cs="Courier New"/>
          <w:sz w:val="20"/>
          <w:szCs w:val="20"/>
        </w:rPr>
        <w:t xml:space="preserve">   </w:t>
      </w:r>
      <w:r w:rsidR="00CF2F46">
        <w:rPr>
          <w:rFonts w:ascii="Courier New" w:hAnsi="Courier New" w:cs="Courier New"/>
          <w:sz w:val="20"/>
          <w:szCs w:val="20"/>
        </w:rPr>
        <w:t xml:space="preserve">         </w:t>
      </w:r>
      <w:proofErr w:type="spellStart"/>
      <w:proofErr w:type="gramStart"/>
      <w:r w:rsidR="00CF2F46">
        <w:rPr>
          <w:rFonts w:ascii="Courier New" w:hAnsi="Courier New" w:cs="Courier New"/>
          <w:sz w:val="20"/>
          <w:szCs w:val="20"/>
        </w:rPr>
        <w:t>progressBarFillColor</w:t>
      </w:r>
      <w:proofErr w:type="spellEnd"/>
      <w:proofErr w:type="gramEnd"/>
      <w:r w:rsidR="00CF2F46">
        <w:rPr>
          <w:rFonts w:ascii="Courier New" w:hAnsi="Courier New" w:cs="Courier New"/>
          <w:sz w:val="20"/>
          <w:szCs w:val="20"/>
        </w:rPr>
        <w:t xml:space="preserve">: </w:t>
      </w:r>
      <w:r w:rsidR="00CF2F46" w:rsidRPr="00755AEF">
        <w:rPr>
          <w:rFonts w:cs="Courier New"/>
          <w:i/>
          <w:sz w:val="20"/>
          <w:szCs w:val="20"/>
        </w:rPr>
        <w:t xml:space="preserve">color </w:t>
      </w:r>
      <w:r w:rsidR="00755AEF" w:rsidRPr="00755AEF">
        <w:rPr>
          <w:rFonts w:cs="Courier New"/>
          <w:i/>
          <w:sz w:val="20"/>
          <w:szCs w:val="20"/>
        </w:rPr>
        <w:t>(portion of video actually available)</w:t>
      </w:r>
      <w:r w:rsidR="00755AEF">
        <w:rPr>
          <w:rFonts w:ascii="Courier New" w:hAnsi="Courier New" w:cs="Courier New"/>
          <w:sz w:val="20"/>
          <w:szCs w:val="20"/>
        </w:rPr>
        <w:t xml:space="preserve"> </w:t>
      </w:r>
      <w:r w:rsidRPr="001B4CCA">
        <w:rPr>
          <w:rFonts w:ascii="Courier New" w:hAnsi="Courier New" w:cs="Courier New"/>
          <w:sz w:val="20"/>
          <w:szCs w:val="20"/>
        </w:rPr>
        <w:t>,</w:t>
      </w:r>
    </w:p>
    <w:p w:rsidR="001B4CCA" w:rsidRPr="001B4CCA" w:rsidRDefault="00CF2F46" w:rsidP="001B4CCA">
      <w:pPr>
        <w:contextualSpacing/>
        <w:rPr>
          <w:rFonts w:ascii="Courier New" w:hAnsi="Courier New" w:cs="Courier New"/>
          <w:sz w:val="20"/>
          <w:szCs w:val="20"/>
        </w:rPr>
      </w:pPr>
      <w:r>
        <w:rPr>
          <w:rFonts w:ascii="Courier New" w:hAnsi="Courier New" w:cs="Courier New"/>
          <w:sz w:val="20"/>
          <w:szCs w:val="20"/>
        </w:rPr>
        <w:t xml:space="preserve">            </w:t>
      </w:r>
      <w:proofErr w:type="spellStart"/>
      <w:proofErr w:type="gramStart"/>
      <w:r>
        <w:rPr>
          <w:rFonts w:ascii="Courier New" w:hAnsi="Courier New" w:cs="Courier New"/>
          <w:sz w:val="20"/>
          <w:szCs w:val="20"/>
        </w:rPr>
        <w:t>backgroundColor</w:t>
      </w:r>
      <w:proofErr w:type="spellEnd"/>
      <w:proofErr w:type="gramEnd"/>
      <w:r>
        <w:rPr>
          <w:rFonts w:ascii="Courier New" w:hAnsi="Courier New" w:cs="Courier New"/>
          <w:sz w:val="20"/>
          <w:szCs w:val="20"/>
        </w:rPr>
        <w:t xml:space="preserve">: </w:t>
      </w:r>
      <w:r w:rsidRPr="00CF2F46">
        <w:rPr>
          <w:rFonts w:cs="Courier New"/>
          <w:i/>
          <w:sz w:val="20"/>
          <w:szCs w:val="20"/>
        </w:rPr>
        <w:t>color</w:t>
      </w:r>
      <w:r w:rsidR="00755AEF">
        <w:rPr>
          <w:rFonts w:cs="Courier New"/>
          <w:i/>
          <w:sz w:val="20"/>
          <w:szCs w:val="20"/>
        </w:rPr>
        <w:t xml:space="preserve"> (portion of video not available)</w:t>
      </w:r>
    </w:p>
    <w:p w:rsidR="001B4CCA" w:rsidRPr="001B4CCA" w:rsidRDefault="001B4CCA" w:rsidP="001B4CCA">
      <w:pPr>
        <w:contextualSpacing/>
        <w:rPr>
          <w:rFonts w:ascii="Courier New" w:hAnsi="Courier New" w:cs="Courier New"/>
          <w:sz w:val="20"/>
          <w:szCs w:val="20"/>
        </w:rPr>
      </w:pPr>
      <w:r w:rsidRPr="001B4CCA">
        <w:rPr>
          <w:rFonts w:ascii="Courier New" w:hAnsi="Courier New" w:cs="Courier New"/>
          <w:sz w:val="20"/>
          <w:szCs w:val="20"/>
        </w:rPr>
        <w:t xml:space="preserve">          },</w:t>
      </w:r>
    </w:p>
    <w:p w:rsidR="001B4CCA" w:rsidRPr="001B4CCA" w:rsidRDefault="001B4CCA" w:rsidP="001B4CCA">
      <w:pPr>
        <w:contextualSpacing/>
        <w:rPr>
          <w:rFonts w:ascii="Courier New" w:hAnsi="Courier New" w:cs="Courier New"/>
          <w:sz w:val="20"/>
          <w:szCs w:val="20"/>
        </w:rPr>
      </w:pPr>
      <w:r w:rsidRPr="001B4CCA">
        <w:rPr>
          <w:rFonts w:ascii="Courier New" w:hAnsi="Courier New" w:cs="Courier New"/>
          <w:sz w:val="20"/>
          <w:szCs w:val="20"/>
        </w:rPr>
        <w:t xml:space="preserve">          </w:t>
      </w:r>
      <w:proofErr w:type="spellStart"/>
      <w:proofErr w:type="gramStart"/>
      <w:r w:rsidRPr="001B4CCA">
        <w:rPr>
          <w:rFonts w:ascii="Courier New" w:hAnsi="Courier New" w:cs="Courier New"/>
          <w:sz w:val="20"/>
          <w:szCs w:val="20"/>
        </w:rPr>
        <w:t>scubberHandle</w:t>
      </w:r>
      <w:proofErr w:type="spellEnd"/>
      <w:proofErr w:type="gramEnd"/>
      <w:r w:rsidRPr="001B4CCA">
        <w:rPr>
          <w:rFonts w:ascii="Courier New" w:hAnsi="Courier New" w:cs="Courier New"/>
          <w:sz w:val="20"/>
          <w:szCs w:val="20"/>
        </w:rPr>
        <w:t>: {</w:t>
      </w:r>
    </w:p>
    <w:p w:rsidR="001B4CCA" w:rsidRPr="001B4CCA" w:rsidRDefault="001B4CCA" w:rsidP="001B4CCA">
      <w:pPr>
        <w:contextualSpacing/>
        <w:rPr>
          <w:rFonts w:ascii="Courier New" w:hAnsi="Courier New" w:cs="Courier New"/>
          <w:sz w:val="20"/>
          <w:szCs w:val="20"/>
        </w:rPr>
      </w:pPr>
      <w:r w:rsidRPr="001B4CCA">
        <w:rPr>
          <w:rFonts w:ascii="Courier New" w:hAnsi="Courier New" w:cs="Courier New"/>
          <w:sz w:val="20"/>
          <w:szCs w:val="20"/>
        </w:rPr>
        <w:t xml:space="preserve">            </w:t>
      </w:r>
      <w:proofErr w:type="spellStart"/>
      <w:proofErr w:type="gramStart"/>
      <w:r w:rsidRPr="001B4CCA">
        <w:rPr>
          <w:rFonts w:ascii="Courier New" w:hAnsi="Courier New" w:cs="Courier New"/>
          <w:sz w:val="20"/>
          <w:szCs w:val="20"/>
        </w:rPr>
        <w:t>borderColor</w:t>
      </w:r>
      <w:proofErr w:type="spellEnd"/>
      <w:proofErr w:type="gramEnd"/>
      <w:r w:rsidRPr="001B4CCA">
        <w:rPr>
          <w:rFonts w:ascii="Courier New" w:hAnsi="Courier New" w:cs="Courier New"/>
          <w:sz w:val="20"/>
          <w:szCs w:val="20"/>
        </w:rPr>
        <w:t xml:space="preserve">: </w:t>
      </w:r>
      <w:r w:rsidR="00755AEF" w:rsidRPr="00755AEF">
        <w:rPr>
          <w:rFonts w:cs="Courier New"/>
          <w:i/>
          <w:sz w:val="20"/>
          <w:szCs w:val="20"/>
        </w:rPr>
        <w:t>color</w:t>
      </w:r>
      <w:r w:rsidR="00755AEF">
        <w:rPr>
          <w:rFonts w:ascii="Courier New" w:hAnsi="Courier New" w:cs="Courier New"/>
          <w:sz w:val="20"/>
          <w:szCs w:val="20"/>
        </w:rPr>
        <w:t xml:space="preserve"> </w:t>
      </w:r>
      <w:r w:rsidRPr="001B4CCA">
        <w:rPr>
          <w:rFonts w:ascii="Courier New" w:hAnsi="Courier New" w:cs="Courier New"/>
          <w:sz w:val="20"/>
          <w:szCs w:val="20"/>
        </w:rPr>
        <w:t>,</w:t>
      </w:r>
    </w:p>
    <w:p w:rsidR="001B4CCA" w:rsidRPr="001B4CCA" w:rsidRDefault="00755AEF" w:rsidP="001B4CCA">
      <w:pPr>
        <w:contextualSpacing/>
        <w:rPr>
          <w:rFonts w:ascii="Courier New" w:hAnsi="Courier New" w:cs="Courier New"/>
          <w:sz w:val="20"/>
          <w:szCs w:val="20"/>
        </w:rPr>
      </w:pPr>
      <w:r>
        <w:rPr>
          <w:rFonts w:ascii="Courier New" w:hAnsi="Courier New" w:cs="Courier New"/>
          <w:sz w:val="20"/>
          <w:szCs w:val="20"/>
        </w:rPr>
        <w:t xml:space="preserve">            </w:t>
      </w:r>
      <w:proofErr w:type="spellStart"/>
      <w:proofErr w:type="gramStart"/>
      <w:r>
        <w:rPr>
          <w:rFonts w:ascii="Courier New" w:hAnsi="Courier New" w:cs="Courier New"/>
          <w:sz w:val="20"/>
          <w:szCs w:val="20"/>
        </w:rPr>
        <w:t>borderWidth</w:t>
      </w:r>
      <w:proofErr w:type="spellEnd"/>
      <w:proofErr w:type="gramEnd"/>
      <w:r>
        <w:rPr>
          <w:rFonts w:ascii="Courier New" w:hAnsi="Courier New" w:cs="Courier New"/>
          <w:sz w:val="20"/>
          <w:szCs w:val="20"/>
        </w:rPr>
        <w:t xml:space="preserve">: </w:t>
      </w:r>
      <w:r w:rsidRPr="00755AEF">
        <w:rPr>
          <w:rFonts w:cs="Courier New"/>
          <w:i/>
          <w:sz w:val="20"/>
          <w:szCs w:val="20"/>
        </w:rPr>
        <w:t>line width</w:t>
      </w:r>
      <w:r>
        <w:rPr>
          <w:rFonts w:ascii="Courier New" w:hAnsi="Courier New" w:cs="Courier New"/>
          <w:sz w:val="20"/>
          <w:szCs w:val="20"/>
        </w:rPr>
        <w:t xml:space="preserve"> </w:t>
      </w:r>
      <w:r w:rsidR="001B4CCA" w:rsidRPr="001B4CCA">
        <w:rPr>
          <w:rFonts w:ascii="Courier New" w:hAnsi="Courier New" w:cs="Courier New"/>
          <w:sz w:val="20"/>
          <w:szCs w:val="20"/>
        </w:rPr>
        <w:t>,</w:t>
      </w:r>
    </w:p>
    <w:p w:rsidR="001B4CCA" w:rsidRPr="001B4CCA" w:rsidRDefault="00755AEF" w:rsidP="001B4CCA">
      <w:pPr>
        <w:contextualSpacing/>
        <w:rPr>
          <w:rFonts w:ascii="Courier New" w:hAnsi="Courier New" w:cs="Courier New"/>
          <w:sz w:val="20"/>
          <w:szCs w:val="20"/>
        </w:rPr>
      </w:pPr>
      <w:r>
        <w:rPr>
          <w:rFonts w:ascii="Courier New" w:hAnsi="Courier New" w:cs="Courier New"/>
          <w:sz w:val="20"/>
          <w:szCs w:val="20"/>
        </w:rPr>
        <w:t xml:space="preserve">            </w:t>
      </w:r>
      <w:proofErr w:type="spellStart"/>
      <w:proofErr w:type="gramStart"/>
      <w:r>
        <w:rPr>
          <w:rFonts w:ascii="Courier New" w:hAnsi="Courier New" w:cs="Courier New"/>
          <w:sz w:val="20"/>
          <w:szCs w:val="20"/>
        </w:rPr>
        <w:t>fillColor</w:t>
      </w:r>
      <w:proofErr w:type="spellEnd"/>
      <w:proofErr w:type="gramEnd"/>
      <w:r>
        <w:rPr>
          <w:rFonts w:ascii="Courier New" w:hAnsi="Courier New" w:cs="Courier New"/>
          <w:sz w:val="20"/>
          <w:szCs w:val="20"/>
        </w:rPr>
        <w:t xml:space="preserve">: </w:t>
      </w:r>
      <w:r w:rsidRPr="00755AEF">
        <w:rPr>
          <w:rFonts w:cs="Courier New"/>
          <w:i/>
          <w:sz w:val="20"/>
          <w:szCs w:val="20"/>
        </w:rPr>
        <w:t>color</w:t>
      </w:r>
    </w:p>
    <w:p w:rsidR="001B4CCA" w:rsidRPr="001B4CCA" w:rsidRDefault="001B4CCA" w:rsidP="001B4CCA">
      <w:pPr>
        <w:contextualSpacing/>
        <w:rPr>
          <w:rFonts w:ascii="Courier New" w:hAnsi="Courier New" w:cs="Courier New"/>
          <w:sz w:val="20"/>
          <w:szCs w:val="20"/>
        </w:rPr>
      </w:pPr>
      <w:r w:rsidRPr="001B4CCA">
        <w:rPr>
          <w:rFonts w:ascii="Courier New" w:hAnsi="Courier New" w:cs="Courier New"/>
          <w:sz w:val="20"/>
          <w:szCs w:val="20"/>
        </w:rPr>
        <w:t xml:space="preserve">          },</w:t>
      </w:r>
    </w:p>
    <w:p w:rsidR="001B4CCA" w:rsidRPr="001B4CCA" w:rsidRDefault="001B4CCA" w:rsidP="001B4CCA">
      <w:pPr>
        <w:contextualSpacing/>
        <w:rPr>
          <w:rFonts w:ascii="Courier New" w:hAnsi="Courier New" w:cs="Courier New"/>
          <w:sz w:val="20"/>
          <w:szCs w:val="20"/>
        </w:rPr>
      </w:pPr>
      <w:r w:rsidRPr="001B4CCA">
        <w:rPr>
          <w:rFonts w:ascii="Courier New" w:hAnsi="Courier New" w:cs="Courier New"/>
          <w:sz w:val="20"/>
          <w:szCs w:val="20"/>
        </w:rPr>
        <w:t xml:space="preserve">          </w:t>
      </w:r>
      <w:proofErr w:type="gramStart"/>
      <w:r w:rsidRPr="001B4CCA">
        <w:rPr>
          <w:rFonts w:ascii="Courier New" w:hAnsi="Courier New" w:cs="Courier New"/>
          <w:sz w:val="20"/>
          <w:szCs w:val="20"/>
        </w:rPr>
        <w:t>duration</w:t>
      </w:r>
      <w:proofErr w:type="gramEnd"/>
      <w:r w:rsidRPr="001B4CCA">
        <w:rPr>
          <w:rFonts w:ascii="Courier New" w:hAnsi="Courier New" w:cs="Courier New"/>
          <w:sz w:val="20"/>
          <w:szCs w:val="20"/>
        </w:rPr>
        <w:t>: {</w:t>
      </w:r>
    </w:p>
    <w:p w:rsidR="001B4CCA" w:rsidRPr="001B4CCA" w:rsidRDefault="00755AEF" w:rsidP="001B4CCA">
      <w:pPr>
        <w:contextualSpacing/>
        <w:rPr>
          <w:rFonts w:ascii="Courier New" w:hAnsi="Courier New" w:cs="Courier New"/>
          <w:sz w:val="20"/>
          <w:szCs w:val="20"/>
        </w:rPr>
      </w:pPr>
      <w:r>
        <w:rPr>
          <w:rFonts w:ascii="Courier New" w:hAnsi="Courier New" w:cs="Courier New"/>
          <w:sz w:val="20"/>
          <w:szCs w:val="20"/>
        </w:rPr>
        <w:t xml:space="preserve">            </w:t>
      </w:r>
      <w:proofErr w:type="spellStart"/>
      <w:proofErr w:type="gramStart"/>
      <w:r>
        <w:rPr>
          <w:rFonts w:ascii="Courier New" w:hAnsi="Courier New" w:cs="Courier New"/>
          <w:sz w:val="20"/>
          <w:szCs w:val="20"/>
        </w:rPr>
        <w:t>fontColor</w:t>
      </w:r>
      <w:proofErr w:type="spellEnd"/>
      <w:proofErr w:type="gramEnd"/>
      <w:r>
        <w:rPr>
          <w:rFonts w:ascii="Courier New" w:hAnsi="Courier New" w:cs="Courier New"/>
          <w:sz w:val="20"/>
          <w:szCs w:val="20"/>
        </w:rPr>
        <w:t xml:space="preserve">: </w:t>
      </w:r>
      <w:r w:rsidRPr="00755AEF">
        <w:rPr>
          <w:rFonts w:cs="Courier New"/>
          <w:i/>
          <w:sz w:val="20"/>
          <w:szCs w:val="20"/>
        </w:rPr>
        <w:t xml:space="preserve">color </w:t>
      </w:r>
      <w:r w:rsidR="00BE4527">
        <w:rPr>
          <w:rFonts w:cs="Courier New"/>
          <w:i/>
          <w:sz w:val="20"/>
          <w:szCs w:val="20"/>
        </w:rPr>
        <w:t>(</w:t>
      </w:r>
      <w:r w:rsidRPr="00755AEF">
        <w:rPr>
          <w:rFonts w:cs="Courier New"/>
          <w:i/>
          <w:sz w:val="20"/>
          <w:szCs w:val="20"/>
        </w:rPr>
        <w:t>of time value to the right of the scrubber bar</w:t>
      </w:r>
      <w:r w:rsidR="00BE4527">
        <w:rPr>
          <w:rFonts w:cs="Courier New"/>
          <w:i/>
          <w:sz w:val="20"/>
          <w:szCs w:val="20"/>
        </w:rPr>
        <w:t>)</w:t>
      </w:r>
    </w:p>
    <w:p w:rsidR="001B4CCA" w:rsidRPr="001B4CCA" w:rsidRDefault="001B4CCA" w:rsidP="001B4CCA">
      <w:pPr>
        <w:contextualSpacing/>
        <w:rPr>
          <w:rFonts w:ascii="Courier New" w:hAnsi="Courier New" w:cs="Courier New"/>
          <w:sz w:val="20"/>
          <w:szCs w:val="20"/>
        </w:rPr>
      </w:pPr>
      <w:r w:rsidRPr="001B4CCA">
        <w:rPr>
          <w:rFonts w:ascii="Courier New" w:hAnsi="Courier New" w:cs="Courier New"/>
          <w:sz w:val="20"/>
          <w:szCs w:val="20"/>
        </w:rPr>
        <w:t xml:space="preserve">          },</w:t>
      </w:r>
    </w:p>
    <w:p w:rsidR="001B4CCA" w:rsidRPr="001B4CCA" w:rsidRDefault="001B4CCA" w:rsidP="001B4CCA">
      <w:pPr>
        <w:contextualSpacing/>
        <w:rPr>
          <w:rFonts w:ascii="Courier New" w:hAnsi="Courier New" w:cs="Courier New"/>
          <w:sz w:val="20"/>
          <w:szCs w:val="20"/>
        </w:rPr>
      </w:pPr>
      <w:r w:rsidRPr="001B4CCA">
        <w:rPr>
          <w:rFonts w:ascii="Courier New" w:hAnsi="Courier New" w:cs="Courier New"/>
          <w:sz w:val="20"/>
          <w:szCs w:val="20"/>
        </w:rPr>
        <w:t xml:space="preserve">          </w:t>
      </w:r>
      <w:proofErr w:type="spellStart"/>
      <w:proofErr w:type="gramStart"/>
      <w:r w:rsidRPr="001B4CCA">
        <w:rPr>
          <w:rFonts w:ascii="Courier New" w:hAnsi="Courier New" w:cs="Courier New"/>
          <w:sz w:val="20"/>
          <w:szCs w:val="20"/>
        </w:rPr>
        <w:t>bookmarkBar</w:t>
      </w:r>
      <w:proofErr w:type="spellEnd"/>
      <w:proofErr w:type="gramEnd"/>
      <w:r w:rsidRPr="001B4CCA">
        <w:rPr>
          <w:rFonts w:ascii="Courier New" w:hAnsi="Courier New" w:cs="Courier New"/>
          <w:sz w:val="20"/>
          <w:szCs w:val="20"/>
        </w:rPr>
        <w:t>: {</w:t>
      </w:r>
      <w:r w:rsidR="00325D4A">
        <w:rPr>
          <w:rFonts w:ascii="Courier New" w:hAnsi="Courier New" w:cs="Courier New"/>
          <w:sz w:val="20"/>
          <w:szCs w:val="20"/>
        </w:rPr>
        <w:t xml:space="preserve"> </w:t>
      </w:r>
      <w:r w:rsidR="00325D4A" w:rsidRPr="00325D4A">
        <w:rPr>
          <w:rFonts w:cs="Courier New"/>
          <w:i/>
          <w:sz w:val="20"/>
          <w:szCs w:val="20"/>
        </w:rPr>
        <w:t>(</w:t>
      </w:r>
      <w:r w:rsidR="00325D4A">
        <w:rPr>
          <w:rFonts w:cs="Courier New"/>
          <w:i/>
          <w:sz w:val="20"/>
          <w:szCs w:val="20"/>
        </w:rPr>
        <w:t xml:space="preserve">appears for </w:t>
      </w:r>
      <w:r w:rsidR="00325D4A" w:rsidRPr="00325D4A">
        <w:rPr>
          <w:rFonts w:cs="Courier New"/>
          <w:i/>
          <w:sz w:val="20"/>
          <w:szCs w:val="20"/>
        </w:rPr>
        <w:t>HLS media only)</w:t>
      </w:r>
    </w:p>
    <w:p w:rsidR="001B4CCA" w:rsidRPr="001B4CCA" w:rsidRDefault="001B4CCA" w:rsidP="001B4CCA">
      <w:pPr>
        <w:contextualSpacing/>
        <w:rPr>
          <w:rFonts w:ascii="Courier New" w:hAnsi="Courier New" w:cs="Courier New"/>
          <w:sz w:val="20"/>
          <w:szCs w:val="20"/>
        </w:rPr>
      </w:pPr>
      <w:r w:rsidRPr="001B4CCA">
        <w:rPr>
          <w:rFonts w:ascii="Courier New" w:hAnsi="Courier New" w:cs="Courier New"/>
          <w:sz w:val="20"/>
          <w:szCs w:val="20"/>
        </w:rPr>
        <w:t xml:space="preserve">            </w:t>
      </w:r>
      <w:proofErr w:type="spellStart"/>
      <w:proofErr w:type="gramStart"/>
      <w:r w:rsidRPr="001B4CCA">
        <w:rPr>
          <w:rFonts w:ascii="Courier New" w:hAnsi="Courier New" w:cs="Courier New"/>
          <w:sz w:val="20"/>
          <w:szCs w:val="20"/>
        </w:rPr>
        <w:t>bookmarkIconImageOn</w:t>
      </w:r>
      <w:proofErr w:type="spellEnd"/>
      <w:proofErr w:type="gramEnd"/>
      <w:r w:rsidRPr="001B4CCA">
        <w:rPr>
          <w:rFonts w:ascii="Courier New" w:hAnsi="Courier New" w:cs="Courier New"/>
          <w:sz w:val="20"/>
          <w:szCs w:val="20"/>
        </w:rPr>
        <w:t xml:space="preserve">: </w:t>
      </w:r>
      <w:r w:rsidR="00755AEF" w:rsidRPr="00755AEF">
        <w:rPr>
          <w:rFonts w:cs="Courier New"/>
          <w:i/>
          <w:sz w:val="20"/>
          <w:szCs w:val="20"/>
        </w:rPr>
        <w:t>image; width limit 8-16; height limit 16-20</w:t>
      </w:r>
      <w:r w:rsidR="00755AEF">
        <w:rPr>
          <w:rFonts w:ascii="Courier New" w:hAnsi="Courier New" w:cs="Courier New"/>
          <w:sz w:val="20"/>
          <w:szCs w:val="20"/>
        </w:rPr>
        <w:t xml:space="preserve"> </w:t>
      </w:r>
      <w:r w:rsidRPr="001B4CCA">
        <w:rPr>
          <w:rFonts w:ascii="Courier New" w:hAnsi="Courier New" w:cs="Courier New"/>
          <w:sz w:val="20"/>
          <w:szCs w:val="20"/>
        </w:rPr>
        <w:t>,</w:t>
      </w:r>
    </w:p>
    <w:p w:rsidR="001B4CCA" w:rsidRPr="001B4CCA" w:rsidRDefault="001B4CCA" w:rsidP="001B4CCA">
      <w:pPr>
        <w:contextualSpacing/>
        <w:rPr>
          <w:rFonts w:ascii="Courier New" w:hAnsi="Courier New" w:cs="Courier New"/>
          <w:sz w:val="20"/>
          <w:szCs w:val="20"/>
        </w:rPr>
      </w:pPr>
      <w:r w:rsidRPr="001B4CCA">
        <w:rPr>
          <w:rFonts w:ascii="Courier New" w:hAnsi="Courier New" w:cs="Courier New"/>
          <w:sz w:val="20"/>
          <w:szCs w:val="20"/>
        </w:rPr>
        <w:t xml:space="preserve">            </w:t>
      </w:r>
      <w:proofErr w:type="spellStart"/>
      <w:proofErr w:type="gramStart"/>
      <w:r w:rsidRPr="001B4CCA">
        <w:rPr>
          <w:rFonts w:ascii="Courier New" w:hAnsi="Courier New" w:cs="Courier New"/>
          <w:sz w:val="20"/>
          <w:szCs w:val="20"/>
        </w:rPr>
        <w:t>bo</w:t>
      </w:r>
      <w:r w:rsidR="00B44874">
        <w:rPr>
          <w:rFonts w:ascii="Courier New" w:hAnsi="Courier New" w:cs="Courier New"/>
          <w:sz w:val="20"/>
          <w:szCs w:val="20"/>
        </w:rPr>
        <w:t>okmarkIconImageOff</w:t>
      </w:r>
      <w:proofErr w:type="spellEnd"/>
      <w:proofErr w:type="gramEnd"/>
      <w:r w:rsidR="00B44874">
        <w:rPr>
          <w:rFonts w:ascii="Courier New" w:hAnsi="Courier New" w:cs="Courier New"/>
          <w:sz w:val="20"/>
          <w:szCs w:val="20"/>
        </w:rPr>
        <w:t xml:space="preserve">: </w:t>
      </w:r>
      <w:r w:rsidR="00755AEF" w:rsidRPr="00755AEF">
        <w:rPr>
          <w:rFonts w:cs="Courier New"/>
          <w:i/>
          <w:sz w:val="20"/>
          <w:szCs w:val="20"/>
        </w:rPr>
        <w:t>image; width limit 8-16; height limit 16-20</w:t>
      </w:r>
    </w:p>
    <w:p w:rsidR="001B4CCA" w:rsidRPr="001B4CCA" w:rsidRDefault="001B4CCA" w:rsidP="001B4CCA">
      <w:pPr>
        <w:contextualSpacing/>
        <w:rPr>
          <w:rFonts w:ascii="Courier New" w:hAnsi="Courier New" w:cs="Courier New"/>
          <w:sz w:val="20"/>
          <w:szCs w:val="20"/>
        </w:rPr>
      </w:pPr>
      <w:r w:rsidRPr="001B4CCA">
        <w:rPr>
          <w:rFonts w:ascii="Courier New" w:hAnsi="Courier New" w:cs="Courier New"/>
          <w:sz w:val="20"/>
          <w:szCs w:val="20"/>
        </w:rPr>
        <w:t xml:space="preserve">          },</w:t>
      </w:r>
    </w:p>
    <w:p w:rsidR="001877F8" w:rsidRPr="001B4CCA" w:rsidRDefault="001877F8" w:rsidP="001877F8">
      <w:pPr>
        <w:contextualSpacing/>
        <w:rPr>
          <w:rFonts w:ascii="Courier New" w:hAnsi="Courier New" w:cs="Courier New"/>
          <w:sz w:val="20"/>
          <w:szCs w:val="20"/>
        </w:rPr>
      </w:pPr>
      <w:r w:rsidRPr="001B4CCA">
        <w:rPr>
          <w:rFonts w:ascii="Courier New" w:hAnsi="Courier New" w:cs="Courier New"/>
          <w:sz w:val="20"/>
          <w:szCs w:val="20"/>
        </w:rPr>
        <w:t xml:space="preserve">          </w:t>
      </w:r>
      <w:proofErr w:type="spellStart"/>
      <w:proofErr w:type="gramStart"/>
      <w:r w:rsidRPr="001B4CCA">
        <w:rPr>
          <w:rFonts w:ascii="Courier New" w:hAnsi="Courier New" w:cs="Courier New"/>
          <w:sz w:val="20"/>
          <w:szCs w:val="20"/>
        </w:rPr>
        <w:t>boo</w:t>
      </w:r>
      <w:r>
        <w:rPr>
          <w:rFonts w:ascii="Courier New" w:hAnsi="Courier New" w:cs="Courier New"/>
          <w:sz w:val="20"/>
          <w:szCs w:val="20"/>
        </w:rPr>
        <w:t>kmarkPanel</w:t>
      </w:r>
      <w:proofErr w:type="spellEnd"/>
      <w:proofErr w:type="gramEnd"/>
      <w:r w:rsidRPr="001B4CCA">
        <w:rPr>
          <w:rFonts w:ascii="Courier New" w:hAnsi="Courier New" w:cs="Courier New"/>
          <w:sz w:val="20"/>
          <w:szCs w:val="20"/>
        </w:rPr>
        <w:t>: {</w:t>
      </w:r>
      <w:r w:rsidR="00325D4A">
        <w:rPr>
          <w:rFonts w:ascii="Courier New" w:hAnsi="Courier New" w:cs="Courier New"/>
          <w:sz w:val="20"/>
          <w:szCs w:val="20"/>
        </w:rPr>
        <w:t xml:space="preserve"> </w:t>
      </w:r>
      <w:r w:rsidR="00325D4A" w:rsidRPr="00325D4A">
        <w:rPr>
          <w:rFonts w:cs="Courier New"/>
          <w:i/>
          <w:sz w:val="20"/>
          <w:szCs w:val="20"/>
        </w:rPr>
        <w:t>(</w:t>
      </w:r>
      <w:r w:rsidR="00325D4A">
        <w:rPr>
          <w:rFonts w:cs="Courier New"/>
          <w:i/>
          <w:sz w:val="20"/>
          <w:szCs w:val="20"/>
        </w:rPr>
        <w:t xml:space="preserve">appears for </w:t>
      </w:r>
      <w:r w:rsidR="00325D4A" w:rsidRPr="00325D4A">
        <w:rPr>
          <w:rFonts w:cs="Courier New"/>
          <w:i/>
          <w:sz w:val="20"/>
          <w:szCs w:val="20"/>
        </w:rPr>
        <w:t>HLS media only)</w:t>
      </w:r>
    </w:p>
    <w:p w:rsidR="001877F8" w:rsidRPr="001B4CCA" w:rsidRDefault="001877F8" w:rsidP="001877F8">
      <w:pPr>
        <w:contextualSpacing/>
        <w:rPr>
          <w:rFonts w:ascii="Courier New" w:hAnsi="Courier New" w:cs="Courier New"/>
          <w:sz w:val="20"/>
          <w:szCs w:val="20"/>
        </w:rPr>
      </w:pPr>
      <w:r w:rsidRPr="001B4CCA">
        <w:rPr>
          <w:rFonts w:ascii="Courier New" w:hAnsi="Courier New" w:cs="Courier New"/>
          <w:sz w:val="20"/>
          <w:szCs w:val="20"/>
        </w:rPr>
        <w:t xml:space="preserve">            </w:t>
      </w:r>
      <w:proofErr w:type="spellStart"/>
      <w:proofErr w:type="gramStart"/>
      <w:r>
        <w:rPr>
          <w:rFonts w:ascii="Courier New" w:hAnsi="Courier New" w:cs="Courier New"/>
          <w:sz w:val="20"/>
          <w:szCs w:val="20"/>
        </w:rPr>
        <w:t>backgroundColor</w:t>
      </w:r>
      <w:proofErr w:type="spellEnd"/>
      <w:proofErr w:type="gramEnd"/>
      <w:r w:rsidRPr="001B4CCA">
        <w:rPr>
          <w:rFonts w:ascii="Courier New" w:hAnsi="Courier New" w:cs="Courier New"/>
          <w:sz w:val="20"/>
          <w:szCs w:val="20"/>
        </w:rPr>
        <w:t xml:space="preserve">: </w:t>
      </w:r>
      <w:r>
        <w:rPr>
          <w:rFonts w:cs="Courier New"/>
          <w:i/>
          <w:sz w:val="20"/>
          <w:szCs w:val="20"/>
        </w:rPr>
        <w:t>color</w:t>
      </w:r>
      <w:r>
        <w:rPr>
          <w:rFonts w:ascii="Courier New" w:hAnsi="Courier New" w:cs="Courier New"/>
          <w:sz w:val="20"/>
          <w:szCs w:val="20"/>
        </w:rPr>
        <w:t xml:space="preserve"> </w:t>
      </w:r>
      <w:r w:rsidRPr="001B4CCA">
        <w:rPr>
          <w:rFonts w:ascii="Courier New" w:hAnsi="Courier New" w:cs="Courier New"/>
          <w:sz w:val="20"/>
          <w:szCs w:val="20"/>
        </w:rPr>
        <w:t>,</w:t>
      </w:r>
    </w:p>
    <w:p w:rsidR="001877F8" w:rsidRPr="001B4CCA" w:rsidRDefault="001877F8" w:rsidP="001877F8">
      <w:pPr>
        <w:contextualSpacing/>
        <w:rPr>
          <w:rFonts w:ascii="Courier New" w:hAnsi="Courier New" w:cs="Courier New"/>
          <w:sz w:val="20"/>
          <w:szCs w:val="20"/>
        </w:rPr>
      </w:pPr>
      <w:r w:rsidRPr="001B4CCA">
        <w:rPr>
          <w:rFonts w:ascii="Courier New" w:hAnsi="Courier New" w:cs="Courier New"/>
          <w:sz w:val="20"/>
          <w:szCs w:val="20"/>
        </w:rPr>
        <w:t xml:space="preserve">            </w:t>
      </w:r>
      <w:proofErr w:type="spellStart"/>
      <w:proofErr w:type="gramStart"/>
      <w:r>
        <w:rPr>
          <w:rFonts w:ascii="Courier New" w:hAnsi="Courier New" w:cs="Courier New"/>
          <w:sz w:val="20"/>
          <w:szCs w:val="20"/>
        </w:rPr>
        <w:t>inputBackgroundColor</w:t>
      </w:r>
      <w:proofErr w:type="spellEnd"/>
      <w:proofErr w:type="gramEnd"/>
      <w:r w:rsidRPr="001B4CCA">
        <w:rPr>
          <w:rFonts w:ascii="Courier New" w:hAnsi="Courier New" w:cs="Courier New"/>
          <w:sz w:val="20"/>
          <w:szCs w:val="20"/>
        </w:rPr>
        <w:t xml:space="preserve">: </w:t>
      </w:r>
      <w:r>
        <w:rPr>
          <w:rFonts w:cs="Courier New"/>
          <w:i/>
          <w:sz w:val="20"/>
          <w:szCs w:val="20"/>
        </w:rPr>
        <w:t>color (of text input field backgrounds)</w:t>
      </w:r>
      <w:r>
        <w:rPr>
          <w:rFonts w:ascii="Courier New" w:hAnsi="Courier New" w:cs="Courier New"/>
          <w:sz w:val="20"/>
          <w:szCs w:val="20"/>
        </w:rPr>
        <w:t xml:space="preserve"> </w:t>
      </w:r>
      <w:r w:rsidRPr="001B4CCA">
        <w:rPr>
          <w:rFonts w:ascii="Courier New" w:hAnsi="Courier New" w:cs="Courier New"/>
          <w:sz w:val="20"/>
          <w:szCs w:val="20"/>
        </w:rPr>
        <w:t>,</w:t>
      </w:r>
    </w:p>
    <w:p w:rsidR="001877F8" w:rsidRPr="001B4CCA" w:rsidRDefault="001877F8" w:rsidP="001877F8">
      <w:pPr>
        <w:contextualSpacing/>
        <w:rPr>
          <w:rFonts w:ascii="Courier New" w:hAnsi="Courier New" w:cs="Courier New"/>
          <w:sz w:val="20"/>
          <w:szCs w:val="20"/>
        </w:rPr>
      </w:pPr>
      <w:r>
        <w:rPr>
          <w:rFonts w:ascii="Courier New" w:hAnsi="Courier New" w:cs="Courier New"/>
          <w:sz w:val="20"/>
          <w:szCs w:val="20"/>
        </w:rPr>
        <w:t xml:space="preserve">            </w:t>
      </w:r>
      <w:proofErr w:type="spellStart"/>
      <w:proofErr w:type="gramStart"/>
      <w:r>
        <w:rPr>
          <w:rFonts w:ascii="Courier New" w:hAnsi="Courier New" w:cs="Courier New"/>
          <w:sz w:val="20"/>
          <w:szCs w:val="20"/>
        </w:rPr>
        <w:t>inputTextColor</w:t>
      </w:r>
      <w:proofErr w:type="spellEnd"/>
      <w:proofErr w:type="gramEnd"/>
      <w:r>
        <w:rPr>
          <w:rFonts w:ascii="Courier New" w:hAnsi="Courier New" w:cs="Courier New"/>
          <w:sz w:val="20"/>
          <w:szCs w:val="20"/>
        </w:rPr>
        <w:t xml:space="preserve">: </w:t>
      </w:r>
      <w:r>
        <w:rPr>
          <w:rFonts w:cs="Courier New"/>
          <w:i/>
          <w:sz w:val="20"/>
          <w:szCs w:val="20"/>
        </w:rPr>
        <w:t>color</w:t>
      </w:r>
      <w:r w:rsidRPr="00755AEF">
        <w:rPr>
          <w:rFonts w:cs="Courier New"/>
          <w:i/>
          <w:sz w:val="20"/>
          <w:szCs w:val="20"/>
        </w:rPr>
        <w:t xml:space="preserve"> </w:t>
      </w:r>
      <w:r>
        <w:rPr>
          <w:rFonts w:cs="Courier New"/>
          <w:i/>
          <w:sz w:val="20"/>
          <w:szCs w:val="20"/>
        </w:rPr>
        <w:t>(of input text)</w:t>
      </w:r>
    </w:p>
    <w:p w:rsidR="001877F8" w:rsidRPr="001B4CCA" w:rsidRDefault="001877F8" w:rsidP="001877F8">
      <w:pPr>
        <w:contextualSpacing/>
        <w:rPr>
          <w:rFonts w:ascii="Courier New" w:hAnsi="Courier New" w:cs="Courier New"/>
          <w:sz w:val="20"/>
          <w:szCs w:val="20"/>
        </w:rPr>
      </w:pPr>
      <w:r w:rsidRPr="001B4CCA">
        <w:rPr>
          <w:rFonts w:ascii="Courier New" w:hAnsi="Courier New" w:cs="Courier New"/>
          <w:sz w:val="20"/>
          <w:szCs w:val="20"/>
        </w:rPr>
        <w:t xml:space="preserve">          },</w:t>
      </w:r>
    </w:p>
    <w:p w:rsidR="001B4CCA" w:rsidRPr="001B4CCA" w:rsidRDefault="001B4CCA" w:rsidP="001B4CCA">
      <w:pPr>
        <w:contextualSpacing/>
        <w:rPr>
          <w:rFonts w:ascii="Courier New" w:hAnsi="Courier New" w:cs="Courier New"/>
          <w:sz w:val="20"/>
          <w:szCs w:val="20"/>
        </w:rPr>
      </w:pPr>
      <w:r w:rsidRPr="001B4CCA">
        <w:rPr>
          <w:rFonts w:ascii="Courier New" w:hAnsi="Courier New" w:cs="Courier New"/>
          <w:sz w:val="20"/>
          <w:szCs w:val="20"/>
        </w:rPr>
        <w:t xml:space="preserve">          </w:t>
      </w:r>
      <w:proofErr w:type="spellStart"/>
      <w:proofErr w:type="gramStart"/>
      <w:r w:rsidRPr="001B4CCA">
        <w:rPr>
          <w:rFonts w:ascii="Courier New" w:hAnsi="Courier New" w:cs="Courier New"/>
          <w:sz w:val="20"/>
          <w:szCs w:val="20"/>
        </w:rPr>
        <w:t>trimEditBar</w:t>
      </w:r>
      <w:proofErr w:type="spellEnd"/>
      <w:proofErr w:type="gramEnd"/>
      <w:r w:rsidRPr="001B4CCA">
        <w:rPr>
          <w:rFonts w:ascii="Courier New" w:hAnsi="Courier New" w:cs="Courier New"/>
          <w:sz w:val="20"/>
          <w:szCs w:val="20"/>
        </w:rPr>
        <w:t>: {</w:t>
      </w:r>
    </w:p>
    <w:p w:rsidR="001B4CCA" w:rsidRPr="001B4CCA" w:rsidRDefault="001B4CCA" w:rsidP="001B4CCA">
      <w:pPr>
        <w:contextualSpacing/>
        <w:rPr>
          <w:rFonts w:ascii="Courier New" w:hAnsi="Courier New" w:cs="Courier New"/>
          <w:sz w:val="20"/>
          <w:szCs w:val="20"/>
        </w:rPr>
      </w:pPr>
      <w:r w:rsidRPr="001B4CCA">
        <w:rPr>
          <w:rFonts w:ascii="Courier New" w:hAnsi="Courier New" w:cs="Courier New"/>
          <w:sz w:val="20"/>
          <w:szCs w:val="20"/>
        </w:rPr>
        <w:t xml:space="preserve">     </w:t>
      </w:r>
      <w:r w:rsidR="00B44874">
        <w:rPr>
          <w:rFonts w:ascii="Courier New" w:hAnsi="Courier New" w:cs="Courier New"/>
          <w:sz w:val="20"/>
          <w:szCs w:val="20"/>
        </w:rPr>
        <w:t xml:space="preserve">       </w:t>
      </w:r>
      <w:proofErr w:type="spellStart"/>
      <w:proofErr w:type="gramStart"/>
      <w:r w:rsidR="00B44874">
        <w:rPr>
          <w:rFonts w:ascii="Courier New" w:hAnsi="Courier New" w:cs="Courier New"/>
          <w:sz w:val="20"/>
          <w:szCs w:val="20"/>
        </w:rPr>
        <w:t>trimBarInProgressColor</w:t>
      </w:r>
      <w:proofErr w:type="spellEnd"/>
      <w:proofErr w:type="gramEnd"/>
      <w:r w:rsidR="00B44874">
        <w:rPr>
          <w:rFonts w:ascii="Courier New" w:hAnsi="Courier New" w:cs="Courier New"/>
          <w:sz w:val="20"/>
          <w:szCs w:val="20"/>
        </w:rPr>
        <w:t xml:space="preserve">: </w:t>
      </w:r>
      <w:r w:rsidR="00B44874" w:rsidRPr="00B44874">
        <w:rPr>
          <w:rFonts w:cs="Courier New"/>
          <w:i/>
          <w:sz w:val="20"/>
          <w:szCs w:val="20"/>
        </w:rPr>
        <w:t>color</w:t>
      </w:r>
      <w:r w:rsidR="00B44874">
        <w:rPr>
          <w:rFonts w:ascii="Courier New" w:hAnsi="Courier New" w:cs="Courier New"/>
          <w:sz w:val="20"/>
          <w:szCs w:val="20"/>
        </w:rPr>
        <w:t xml:space="preserve"> </w:t>
      </w:r>
      <w:r w:rsidRPr="001B4CCA">
        <w:rPr>
          <w:rFonts w:ascii="Courier New" w:hAnsi="Courier New" w:cs="Courier New"/>
          <w:sz w:val="20"/>
          <w:szCs w:val="20"/>
        </w:rPr>
        <w:t>,</w:t>
      </w:r>
    </w:p>
    <w:p w:rsidR="001B4CCA" w:rsidRPr="001B4CCA" w:rsidRDefault="00B44874" w:rsidP="001B4CCA">
      <w:pPr>
        <w:contextualSpacing/>
        <w:rPr>
          <w:rFonts w:ascii="Courier New" w:hAnsi="Courier New" w:cs="Courier New"/>
          <w:sz w:val="20"/>
          <w:szCs w:val="20"/>
        </w:rPr>
      </w:pPr>
      <w:r>
        <w:rPr>
          <w:rFonts w:ascii="Courier New" w:hAnsi="Courier New" w:cs="Courier New"/>
          <w:sz w:val="20"/>
          <w:szCs w:val="20"/>
        </w:rPr>
        <w:t xml:space="preserve">            </w:t>
      </w:r>
      <w:proofErr w:type="spellStart"/>
      <w:proofErr w:type="gramStart"/>
      <w:r>
        <w:rPr>
          <w:rFonts w:ascii="Courier New" w:hAnsi="Courier New" w:cs="Courier New"/>
          <w:sz w:val="20"/>
          <w:szCs w:val="20"/>
        </w:rPr>
        <w:t>trimBarAddColor</w:t>
      </w:r>
      <w:proofErr w:type="spellEnd"/>
      <w:proofErr w:type="gramEnd"/>
      <w:r>
        <w:rPr>
          <w:rFonts w:ascii="Courier New" w:hAnsi="Courier New" w:cs="Courier New"/>
          <w:sz w:val="20"/>
          <w:szCs w:val="20"/>
        </w:rPr>
        <w:t xml:space="preserve">: </w:t>
      </w:r>
      <w:r w:rsidRPr="00B44874">
        <w:rPr>
          <w:rFonts w:cs="Courier New"/>
          <w:i/>
          <w:sz w:val="20"/>
          <w:szCs w:val="20"/>
        </w:rPr>
        <w:t>color</w:t>
      </w:r>
      <w:r>
        <w:rPr>
          <w:rFonts w:ascii="Courier New" w:hAnsi="Courier New" w:cs="Courier New"/>
          <w:sz w:val="20"/>
          <w:szCs w:val="20"/>
        </w:rPr>
        <w:t xml:space="preserve"> </w:t>
      </w:r>
      <w:r w:rsidR="001B4CCA" w:rsidRPr="001B4CCA">
        <w:rPr>
          <w:rFonts w:ascii="Courier New" w:hAnsi="Courier New" w:cs="Courier New"/>
          <w:sz w:val="20"/>
          <w:szCs w:val="20"/>
        </w:rPr>
        <w:t>,</w:t>
      </w:r>
    </w:p>
    <w:p w:rsidR="001B4CCA" w:rsidRPr="001B4CCA" w:rsidRDefault="001B4CCA" w:rsidP="001B4CCA">
      <w:pPr>
        <w:contextualSpacing/>
        <w:rPr>
          <w:rFonts w:ascii="Courier New" w:hAnsi="Courier New" w:cs="Courier New"/>
          <w:sz w:val="20"/>
          <w:szCs w:val="20"/>
        </w:rPr>
      </w:pPr>
      <w:r w:rsidRPr="001B4CCA">
        <w:rPr>
          <w:rFonts w:ascii="Courier New" w:hAnsi="Courier New" w:cs="Courier New"/>
          <w:sz w:val="20"/>
          <w:szCs w:val="20"/>
        </w:rPr>
        <w:t xml:space="preserve"> </w:t>
      </w:r>
      <w:r w:rsidR="00B44874">
        <w:rPr>
          <w:rFonts w:ascii="Courier New" w:hAnsi="Courier New" w:cs="Courier New"/>
          <w:sz w:val="20"/>
          <w:szCs w:val="20"/>
        </w:rPr>
        <w:t xml:space="preserve">           </w:t>
      </w:r>
      <w:proofErr w:type="spellStart"/>
      <w:proofErr w:type="gramStart"/>
      <w:r w:rsidR="00B44874">
        <w:rPr>
          <w:rFonts w:ascii="Courier New" w:hAnsi="Courier New" w:cs="Courier New"/>
          <w:sz w:val="20"/>
          <w:szCs w:val="20"/>
        </w:rPr>
        <w:t>trimBarDeleteColor</w:t>
      </w:r>
      <w:proofErr w:type="spellEnd"/>
      <w:proofErr w:type="gramEnd"/>
      <w:r w:rsidR="00B44874">
        <w:rPr>
          <w:rFonts w:ascii="Courier New" w:hAnsi="Courier New" w:cs="Courier New"/>
          <w:sz w:val="20"/>
          <w:szCs w:val="20"/>
        </w:rPr>
        <w:t xml:space="preserve">: </w:t>
      </w:r>
      <w:r w:rsidR="00B44874" w:rsidRPr="00B44874">
        <w:rPr>
          <w:rFonts w:cs="Courier New"/>
          <w:i/>
          <w:sz w:val="20"/>
          <w:szCs w:val="20"/>
        </w:rPr>
        <w:t>color</w:t>
      </w:r>
      <w:r w:rsidR="00B44874">
        <w:rPr>
          <w:rFonts w:ascii="Courier New" w:hAnsi="Courier New" w:cs="Courier New"/>
          <w:sz w:val="20"/>
          <w:szCs w:val="20"/>
        </w:rPr>
        <w:t xml:space="preserve"> </w:t>
      </w:r>
      <w:r w:rsidRPr="001B4CCA">
        <w:rPr>
          <w:rFonts w:ascii="Courier New" w:hAnsi="Courier New" w:cs="Courier New"/>
          <w:sz w:val="20"/>
          <w:szCs w:val="20"/>
        </w:rPr>
        <w:t>,</w:t>
      </w:r>
    </w:p>
    <w:p w:rsidR="001B4CCA" w:rsidRPr="001B4CCA" w:rsidRDefault="00B44874" w:rsidP="001B4CCA">
      <w:pPr>
        <w:contextualSpacing/>
        <w:rPr>
          <w:rFonts w:ascii="Courier New" w:hAnsi="Courier New" w:cs="Courier New"/>
          <w:sz w:val="20"/>
          <w:szCs w:val="20"/>
        </w:rPr>
      </w:pPr>
      <w:r>
        <w:rPr>
          <w:rFonts w:ascii="Courier New" w:hAnsi="Courier New" w:cs="Courier New"/>
          <w:sz w:val="20"/>
          <w:szCs w:val="20"/>
        </w:rPr>
        <w:t xml:space="preserve">            </w:t>
      </w:r>
      <w:proofErr w:type="spellStart"/>
      <w:proofErr w:type="gramStart"/>
      <w:r>
        <w:rPr>
          <w:rFonts w:ascii="Courier New" w:hAnsi="Courier New" w:cs="Courier New"/>
          <w:sz w:val="20"/>
          <w:szCs w:val="20"/>
        </w:rPr>
        <w:t>fontColor</w:t>
      </w:r>
      <w:proofErr w:type="spellEnd"/>
      <w:proofErr w:type="gramEnd"/>
      <w:r>
        <w:rPr>
          <w:rFonts w:ascii="Courier New" w:hAnsi="Courier New" w:cs="Courier New"/>
          <w:sz w:val="20"/>
          <w:szCs w:val="20"/>
        </w:rPr>
        <w:t xml:space="preserve">: </w:t>
      </w:r>
      <w:r w:rsidRPr="00B44874">
        <w:rPr>
          <w:rFonts w:cs="Courier New"/>
          <w:i/>
          <w:sz w:val="20"/>
          <w:szCs w:val="20"/>
        </w:rPr>
        <w:t>color</w:t>
      </w:r>
      <w:r>
        <w:rPr>
          <w:rFonts w:ascii="Courier New" w:hAnsi="Courier New" w:cs="Courier New"/>
          <w:sz w:val="20"/>
          <w:szCs w:val="20"/>
        </w:rPr>
        <w:t xml:space="preserve"> </w:t>
      </w:r>
      <w:r w:rsidR="001B4CCA" w:rsidRPr="001B4CCA">
        <w:rPr>
          <w:rFonts w:ascii="Courier New" w:hAnsi="Courier New" w:cs="Courier New"/>
          <w:sz w:val="20"/>
          <w:szCs w:val="20"/>
        </w:rPr>
        <w:t>,</w:t>
      </w:r>
    </w:p>
    <w:p w:rsidR="001B4CCA" w:rsidRPr="001B4CCA" w:rsidRDefault="00B44874" w:rsidP="001B4CCA">
      <w:pPr>
        <w:contextualSpacing/>
        <w:rPr>
          <w:rFonts w:ascii="Courier New" w:hAnsi="Courier New" w:cs="Courier New"/>
          <w:sz w:val="20"/>
          <w:szCs w:val="20"/>
        </w:rPr>
      </w:pPr>
      <w:r>
        <w:rPr>
          <w:rFonts w:ascii="Courier New" w:hAnsi="Courier New" w:cs="Courier New"/>
          <w:sz w:val="20"/>
          <w:szCs w:val="20"/>
        </w:rPr>
        <w:t xml:space="preserve">            </w:t>
      </w:r>
      <w:proofErr w:type="spellStart"/>
      <w:proofErr w:type="gramStart"/>
      <w:r>
        <w:rPr>
          <w:rFonts w:ascii="Courier New" w:hAnsi="Courier New" w:cs="Courier New"/>
          <w:sz w:val="20"/>
          <w:szCs w:val="20"/>
        </w:rPr>
        <w:t>backgroundColor</w:t>
      </w:r>
      <w:proofErr w:type="spellEnd"/>
      <w:proofErr w:type="gramEnd"/>
      <w:r>
        <w:rPr>
          <w:rFonts w:ascii="Courier New" w:hAnsi="Courier New" w:cs="Courier New"/>
          <w:sz w:val="20"/>
          <w:szCs w:val="20"/>
        </w:rPr>
        <w:t xml:space="preserve">: </w:t>
      </w:r>
      <w:r w:rsidRPr="00B44874">
        <w:rPr>
          <w:rFonts w:cs="Courier New"/>
          <w:i/>
          <w:sz w:val="20"/>
          <w:szCs w:val="20"/>
        </w:rPr>
        <w:t>color</w:t>
      </w:r>
      <w:r>
        <w:rPr>
          <w:rFonts w:ascii="Courier New" w:hAnsi="Courier New" w:cs="Courier New"/>
          <w:sz w:val="20"/>
          <w:szCs w:val="20"/>
        </w:rPr>
        <w:t xml:space="preserve"> </w:t>
      </w:r>
      <w:r w:rsidR="001B4CCA" w:rsidRPr="001B4CCA">
        <w:rPr>
          <w:rFonts w:ascii="Courier New" w:hAnsi="Courier New" w:cs="Courier New"/>
          <w:sz w:val="20"/>
          <w:szCs w:val="20"/>
        </w:rPr>
        <w:t>,</w:t>
      </w:r>
    </w:p>
    <w:p w:rsidR="001B4CCA" w:rsidRPr="001B4CCA" w:rsidRDefault="001B4CCA" w:rsidP="001B4CCA">
      <w:pPr>
        <w:contextualSpacing/>
        <w:rPr>
          <w:rFonts w:ascii="Courier New" w:hAnsi="Courier New" w:cs="Courier New"/>
          <w:sz w:val="20"/>
          <w:szCs w:val="20"/>
        </w:rPr>
      </w:pPr>
      <w:r w:rsidRPr="001B4CCA">
        <w:rPr>
          <w:rFonts w:ascii="Courier New" w:hAnsi="Courier New" w:cs="Courier New"/>
          <w:sz w:val="20"/>
          <w:szCs w:val="20"/>
        </w:rPr>
        <w:t xml:space="preserve">            </w:t>
      </w:r>
      <w:proofErr w:type="spellStart"/>
      <w:proofErr w:type="gramStart"/>
      <w:r w:rsidRPr="001B4CCA">
        <w:rPr>
          <w:rFonts w:ascii="Courier New" w:hAnsi="Courier New" w:cs="Courier New"/>
          <w:sz w:val="20"/>
          <w:szCs w:val="20"/>
        </w:rPr>
        <w:t>trimUndoIconImage</w:t>
      </w:r>
      <w:proofErr w:type="spellEnd"/>
      <w:proofErr w:type="gramEnd"/>
      <w:r w:rsidRPr="001B4CCA">
        <w:rPr>
          <w:rFonts w:ascii="Courier New" w:hAnsi="Courier New" w:cs="Courier New"/>
          <w:sz w:val="20"/>
          <w:szCs w:val="20"/>
        </w:rPr>
        <w:t xml:space="preserve">: </w:t>
      </w:r>
      <w:r w:rsidR="00B44874" w:rsidRPr="00B44874">
        <w:rPr>
          <w:rFonts w:cs="Courier New"/>
          <w:i/>
          <w:sz w:val="20"/>
          <w:szCs w:val="20"/>
        </w:rPr>
        <w:t>image; width limit 20-120; height limit 16-32</w:t>
      </w:r>
      <w:r w:rsidR="00B44874">
        <w:rPr>
          <w:rFonts w:ascii="Courier New" w:hAnsi="Courier New" w:cs="Courier New"/>
          <w:sz w:val="20"/>
          <w:szCs w:val="20"/>
        </w:rPr>
        <w:t xml:space="preserve"> </w:t>
      </w:r>
      <w:r w:rsidRPr="001B4CCA">
        <w:rPr>
          <w:rFonts w:ascii="Courier New" w:hAnsi="Courier New" w:cs="Courier New"/>
          <w:sz w:val="20"/>
          <w:szCs w:val="20"/>
        </w:rPr>
        <w:t>,</w:t>
      </w:r>
    </w:p>
    <w:p w:rsidR="001B4CCA" w:rsidRPr="001B4CCA" w:rsidRDefault="00B44874" w:rsidP="001B4CCA">
      <w:pPr>
        <w:contextualSpacing/>
        <w:rPr>
          <w:rFonts w:ascii="Courier New" w:hAnsi="Courier New" w:cs="Courier New"/>
          <w:sz w:val="20"/>
          <w:szCs w:val="20"/>
        </w:rPr>
      </w:pPr>
      <w:r>
        <w:rPr>
          <w:rFonts w:ascii="Courier New" w:hAnsi="Courier New" w:cs="Courier New"/>
          <w:sz w:val="20"/>
          <w:szCs w:val="20"/>
        </w:rPr>
        <w:t xml:space="preserve">            </w:t>
      </w:r>
      <w:proofErr w:type="spellStart"/>
      <w:proofErr w:type="gramStart"/>
      <w:r>
        <w:rPr>
          <w:rFonts w:ascii="Courier New" w:hAnsi="Courier New" w:cs="Courier New"/>
          <w:sz w:val="20"/>
          <w:szCs w:val="20"/>
        </w:rPr>
        <w:t>trimCancelImage</w:t>
      </w:r>
      <w:proofErr w:type="spellEnd"/>
      <w:proofErr w:type="gramEnd"/>
      <w:r>
        <w:rPr>
          <w:rFonts w:ascii="Courier New" w:hAnsi="Courier New" w:cs="Courier New"/>
          <w:sz w:val="20"/>
          <w:szCs w:val="20"/>
        </w:rPr>
        <w:t xml:space="preserve">: </w:t>
      </w:r>
      <w:r w:rsidRPr="00B44874">
        <w:rPr>
          <w:rFonts w:cs="Courier New"/>
          <w:i/>
          <w:sz w:val="20"/>
          <w:szCs w:val="20"/>
        </w:rPr>
        <w:t>image;</w:t>
      </w:r>
      <w:r>
        <w:rPr>
          <w:rFonts w:ascii="Courier New" w:hAnsi="Courier New" w:cs="Courier New"/>
          <w:sz w:val="20"/>
          <w:szCs w:val="20"/>
        </w:rPr>
        <w:t xml:space="preserve"> </w:t>
      </w:r>
      <w:r w:rsidRPr="00B44874">
        <w:rPr>
          <w:rFonts w:cs="Courier New"/>
          <w:i/>
          <w:sz w:val="20"/>
          <w:szCs w:val="20"/>
        </w:rPr>
        <w:t xml:space="preserve">width limit </w:t>
      </w:r>
      <w:ins w:id="22" w:author="Zaun, James" w:date="2014-09-04T07:20:00Z">
        <w:r w:rsidR="00571CAD">
          <w:rPr>
            <w:rFonts w:cs="Courier New"/>
            <w:i/>
            <w:sz w:val="20"/>
            <w:szCs w:val="20"/>
          </w:rPr>
          <w:t>36</w:t>
        </w:r>
      </w:ins>
      <w:del w:id="23" w:author="Zaun, James" w:date="2014-09-04T07:20:00Z">
        <w:r w:rsidRPr="00B44874" w:rsidDel="00571CAD">
          <w:rPr>
            <w:rFonts w:cs="Courier New"/>
            <w:i/>
            <w:sz w:val="20"/>
            <w:szCs w:val="20"/>
          </w:rPr>
          <w:delText>44</w:delText>
        </w:r>
      </w:del>
      <w:r w:rsidRPr="00B44874">
        <w:rPr>
          <w:rFonts w:cs="Courier New"/>
          <w:i/>
          <w:sz w:val="20"/>
          <w:szCs w:val="20"/>
        </w:rPr>
        <w:t>-120; height limit 16-32</w:t>
      </w:r>
      <w:r w:rsidRPr="001B4CCA">
        <w:rPr>
          <w:rFonts w:ascii="Courier New" w:hAnsi="Courier New" w:cs="Courier New"/>
          <w:sz w:val="20"/>
          <w:szCs w:val="20"/>
        </w:rPr>
        <w:t xml:space="preserve"> </w:t>
      </w:r>
      <w:r w:rsidR="001B4CCA" w:rsidRPr="001B4CCA">
        <w:rPr>
          <w:rFonts w:ascii="Courier New" w:hAnsi="Courier New" w:cs="Courier New"/>
          <w:sz w:val="20"/>
          <w:szCs w:val="20"/>
        </w:rPr>
        <w:t>,</w:t>
      </w:r>
    </w:p>
    <w:p w:rsidR="001B4CCA" w:rsidRPr="001B4CCA" w:rsidRDefault="001B4CCA" w:rsidP="001B4CCA">
      <w:pPr>
        <w:contextualSpacing/>
        <w:rPr>
          <w:rFonts w:ascii="Courier New" w:hAnsi="Courier New" w:cs="Courier New"/>
          <w:sz w:val="20"/>
          <w:szCs w:val="20"/>
        </w:rPr>
      </w:pPr>
      <w:r w:rsidRPr="001B4CCA">
        <w:rPr>
          <w:rFonts w:ascii="Courier New" w:hAnsi="Courier New" w:cs="Courier New"/>
          <w:sz w:val="20"/>
          <w:szCs w:val="20"/>
        </w:rPr>
        <w:t xml:space="preserve">            </w:t>
      </w:r>
      <w:proofErr w:type="spellStart"/>
      <w:proofErr w:type="gramStart"/>
      <w:r w:rsidRPr="001B4CCA">
        <w:rPr>
          <w:rFonts w:ascii="Courier New" w:hAnsi="Courier New" w:cs="Courier New"/>
          <w:sz w:val="20"/>
          <w:szCs w:val="20"/>
        </w:rPr>
        <w:t>trimCancelImageHover</w:t>
      </w:r>
      <w:proofErr w:type="spellEnd"/>
      <w:proofErr w:type="gramEnd"/>
      <w:r w:rsidRPr="001B4CCA">
        <w:rPr>
          <w:rFonts w:ascii="Courier New" w:hAnsi="Courier New" w:cs="Courier New"/>
          <w:sz w:val="20"/>
          <w:szCs w:val="20"/>
        </w:rPr>
        <w:t xml:space="preserve">: </w:t>
      </w:r>
      <w:r w:rsidR="009F6A1F" w:rsidRPr="00B44874">
        <w:rPr>
          <w:rFonts w:cs="Courier New"/>
          <w:i/>
          <w:sz w:val="20"/>
          <w:szCs w:val="20"/>
        </w:rPr>
        <w:t>image;</w:t>
      </w:r>
      <w:r w:rsidR="009F6A1F">
        <w:rPr>
          <w:rFonts w:ascii="Courier New" w:hAnsi="Courier New" w:cs="Courier New"/>
          <w:sz w:val="20"/>
          <w:szCs w:val="20"/>
        </w:rPr>
        <w:t xml:space="preserve"> </w:t>
      </w:r>
      <w:r w:rsidR="009F6A1F" w:rsidRPr="00B44874">
        <w:rPr>
          <w:rFonts w:cs="Courier New"/>
          <w:i/>
          <w:sz w:val="20"/>
          <w:szCs w:val="20"/>
        </w:rPr>
        <w:t xml:space="preserve">width limit </w:t>
      </w:r>
      <w:ins w:id="24" w:author="Zaun, James" w:date="2014-09-04T07:20:00Z">
        <w:r w:rsidR="00571CAD">
          <w:rPr>
            <w:rFonts w:cs="Courier New"/>
            <w:i/>
            <w:sz w:val="20"/>
            <w:szCs w:val="20"/>
          </w:rPr>
          <w:t>36</w:t>
        </w:r>
      </w:ins>
      <w:del w:id="25" w:author="Zaun, James" w:date="2014-09-04T07:20:00Z">
        <w:r w:rsidR="009F6A1F" w:rsidRPr="00B44874" w:rsidDel="00571CAD">
          <w:rPr>
            <w:rFonts w:cs="Courier New"/>
            <w:i/>
            <w:sz w:val="20"/>
            <w:szCs w:val="20"/>
          </w:rPr>
          <w:delText>44</w:delText>
        </w:r>
      </w:del>
      <w:r w:rsidR="009F6A1F" w:rsidRPr="00B44874">
        <w:rPr>
          <w:rFonts w:cs="Courier New"/>
          <w:i/>
          <w:sz w:val="20"/>
          <w:szCs w:val="20"/>
        </w:rPr>
        <w:t>-120; height limit 16-32</w:t>
      </w:r>
      <w:r w:rsidR="009F6A1F">
        <w:rPr>
          <w:rFonts w:ascii="Courier New" w:hAnsi="Courier New" w:cs="Courier New"/>
          <w:sz w:val="20"/>
          <w:szCs w:val="20"/>
        </w:rPr>
        <w:t xml:space="preserve"> </w:t>
      </w:r>
      <w:r w:rsidRPr="001B4CCA">
        <w:rPr>
          <w:rFonts w:ascii="Courier New" w:hAnsi="Courier New" w:cs="Courier New"/>
          <w:sz w:val="20"/>
          <w:szCs w:val="20"/>
        </w:rPr>
        <w:t>,</w:t>
      </w:r>
    </w:p>
    <w:p w:rsidR="001B4CCA" w:rsidRPr="001B4CCA" w:rsidRDefault="001B4CCA" w:rsidP="001B4CCA">
      <w:pPr>
        <w:contextualSpacing/>
        <w:rPr>
          <w:rFonts w:ascii="Courier New" w:hAnsi="Courier New" w:cs="Courier New"/>
          <w:sz w:val="20"/>
          <w:szCs w:val="20"/>
        </w:rPr>
      </w:pPr>
      <w:r w:rsidRPr="001B4CCA">
        <w:rPr>
          <w:rFonts w:ascii="Courier New" w:hAnsi="Courier New" w:cs="Courier New"/>
          <w:sz w:val="20"/>
          <w:szCs w:val="20"/>
        </w:rPr>
        <w:t xml:space="preserve">            </w:t>
      </w:r>
      <w:proofErr w:type="spellStart"/>
      <w:proofErr w:type="gramStart"/>
      <w:r w:rsidRPr="001B4CCA">
        <w:rPr>
          <w:rFonts w:ascii="Courier New" w:hAnsi="Courier New" w:cs="Courier New"/>
          <w:sz w:val="20"/>
          <w:szCs w:val="20"/>
        </w:rPr>
        <w:t>trimStartImage</w:t>
      </w:r>
      <w:proofErr w:type="spellEnd"/>
      <w:proofErr w:type="gramEnd"/>
      <w:r w:rsidRPr="001B4CCA">
        <w:rPr>
          <w:rFonts w:ascii="Courier New" w:hAnsi="Courier New" w:cs="Courier New"/>
          <w:sz w:val="20"/>
          <w:szCs w:val="20"/>
        </w:rPr>
        <w:t xml:space="preserve">: </w:t>
      </w:r>
      <w:r w:rsidR="009F6A1F" w:rsidRPr="00B44874">
        <w:rPr>
          <w:rFonts w:cs="Courier New"/>
          <w:i/>
          <w:sz w:val="20"/>
          <w:szCs w:val="20"/>
        </w:rPr>
        <w:t>image;</w:t>
      </w:r>
      <w:r w:rsidR="009F6A1F">
        <w:rPr>
          <w:rFonts w:ascii="Courier New" w:hAnsi="Courier New" w:cs="Courier New"/>
          <w:sz w:val="20"/>
          <w:szCs w:val="20"/>
        </w:rPr>
        <w:t xml:space="preserve"> </w:t>
      </w:r>
      <w:r w:rsidR="009F6A1F" w:rsidRPr="00B44874">
        <w:rPr>
          <w:rFonts w:cs="Courier New"/>
          <w:i/>
          <w:sz w:val="20"/>
          <w:szCs w:val="20"/>
        </w:rPr>
        <w:t xml:space="preserve">width limit </w:t>
      </w:r>
      <w:ins w:id="26" w:author="Zaun, James" w:date="2014-09-04T07:20:00Z">
        <w:r w:rsidR="00571CAD">
          <w:rPr>
            <w:rFonts w:cs="Courier New"/>
            <w:i/>
            <w:sz w:val="20"/>
            <w:szCs w:val="20"/>
          </w:rPr>
          <w:t>36</w:t>
        </w:r>
      </w:ins>
      <w:del w:id="27" w:author="Zaun, James" w:date="2014-09-04T07:20:00Z">
        <w:r w:rsidR="009F6A1F" w:rsidRPr="00B44874" w:rsidDel="00571CAD">
          <w:rPr>
            <w:rFonts w:cs="Courier New"/>
            <w:i/>
            <w:sz w:val="20"/>
            <w:szCs w:val="20"/>
          </w:rPr>
          <w:delText>44</w:delText>
        </w:r>
      </w:del>
      <w:r w:rsidR="009F6A1F" w:rsidRPr="00B44874">
        <w:rPr>
          <w:rFonts w:cs="Courier New"/>
          <w:i/>
          <w:sz w:val="20"/>
          <w:szCs w:val="20"/>
        </w:rPr>
        <w:t>-120; height limit 16-32</w:t>
      </w:r>
      <w:r w:rsidR="009F6A1F">
        <w:rPr>
          <w:rFonts w:ascii="Courier New" w:hAnsi="Courier New" w:cs="Courier New"/>
          <w:sz w:val="20"/>
          <w:szCs w:val="20"/>
        </w:rPr>
        <w:t xml:space="preserve"> </w:t>
      </w:r>
      <w:r w:rsidRPr="001B4CCA">
        <w:rPr>
          <w:rFonts w:ascii="Courier New" w:hAnsi="Courier New" w:cs="Courier New"/>
          <w:sz w:val="20"/>
          <w:szCs w:val="20"/>
        </w:rPr>
        <w:t>,</w:t>
      </w:r>
    </w:p>
    <w:p w:rsidR="001B4CCA" w:rsidRPr="001B4CCA" w:rsidRDefault="001B4CCA" w:rsidP="001B4CCA">
      <w:pPr>
        <w:contextualSpacing/>
        <w:rPr>
          <w:rFonts w:ascii="Courier New" w:hAnsi="Courier New" w:cs="Courier New"/>
          <w:sz w:val="20"/>
          <w:szCs w:val="20"/>
        </w:rPr>
      </w:pPr>
      <w:r w:rsidRPr="001B4CCA">
        <w:rPr>
          <w:rFonts w:ascii="Courier New" w:hAnsi="Courier New" w:cs="Courier New"/>
          <w:sz w:val="20"/>
          <w:szCs w:val="20"/>
        </w:rPr>
        <w:t xml:space="preserve">            </w:t>
      </w:r>
      <w:proofErr w:type="spellStart"/>
      <w:proofErr w:type="gramStart"/>
      <w:r w:rsidRPr="001B4CCA">
        <w:rPr>
          <w:rFonts w:ascii="Courier New" w:hAnsi="Courier New" w:cs="Courier New"/>
          <w:sz w:val="20"/>
          <w:szCs w:val="20"/>
        </w:rPr>
        <w:t>trimStartImageHover</w:t>
      </w:r>
      <w:proofErr w:type="spellEnd"/>
      <w:proofErr w:type="gramEnd"/>
      <w:r w:rsidRPr="001B4CCA">
        <w:rPr>
          <w:rFonts w:ascii="Courier New" w:hAnsi="Courier New" w:cs="Courier New"/>
          <w:sz w:val="20"/>
          <w:szCs w:val="20"/>
        </w:rPr>
        <w:t xml:space="preserve">: </w:t>
      </w:r>
      <w:r w:rsidR="009F6A1F" w:rsidRPr="00B44874">
        <w:rPr>
          <w:rFonts w:cs="Courier New"/>
          <w:i/>
          <w:sz w:val="20"/>
          <w:szCs w:val="20"/>
        </w:rPr>
        <w:t>image;</w:t>
      </w:r>
      <w:r w:rsidR="009F6A1F">
        <w:rPr>
          <w:rFonts w:ascii="Courier New" w:hAnsi="Courier New" w:cs="Courier New"/>
          <w:sz w:val="20"/>
          <w:szCs w:val="20"/>
        </w:rPr>
        <w:t xml:space="preserve"> </w:t>
      </w:r>
      <w:r w:rsidR="009F6A1F" w:rsidRPr="00B44874">
        <w:rPr>
          <w:rFonts w:cs="Courier New"/>
          <w:i/>
          <w:sz w:val="20"/>
          <w:szCs w:val="20"/>
        </w:rPr>
        <w:t xml:space="preserve">width limit </w:t>
      </w:r>
      <w:ins w:id="28" w:author="Zaun, James" w:date="2014-09-04T07:20:00Z">
        <w:r w:rsidR="00571CAD">
          <w:rPr>
            <w:rFonts w:cs="Courier New"/>
            <w:i/>
            <w:sz w:val="20"/>
            <w:szCs w:val="20"/>
          </w:rPr>
          <w:t>36</w:t>
        </w:r>
      </w:ins>
      <w:del w:id="29" w:author="Zaun, James" w:date="2014-09-04T07:20:00Z">
        <w:r w:rsidR="009F6A1F" w:rsidRPr="00B44874" w:rsidDel="00571CAD">
          <w:rPr>
            <w:rFonts w:cs="Courier New"/>
            <w:i/>
            <w:sz w:val="20"/>
            <w:szCs w:val="20"/>
          </w:rPr>
          <w:delText>44</w:delText>
        </w:r>
      </w:del>
      <w:r w:rsidR="009F6A1F" w:rsidRPr="00B44874">
        <w:rPr>
          <w:rFonts w:cs="Courier New"/>
          <w:i/>
          <w:sz w:val="20"/>
          <w:szCs w:val="20"/>
        </w:rPr>
        <w:t>-120; height limit 16-32</w:t>
      </w:r>
      <w:r w:rsidR="009F6A1F">
        <w:rPr>
          <w:rFonts w:ascii="Courier New" w:hAnsi="Courier New" w:cs="Courier New"/>
          <w:sz w:val="20"/>
          <w:szCs w:val="20"/>
        </w:rPr>
        <w:t xml:space="preserve"> </w:t>
      </w:r>
      <w:r w:rsidRPr="001B4CCA">
        <w:rPr>
          <w:rFonts w:ascii="Courier New" w:hAnsi="Courier New" w:cs="Courier New"/>
          <w:sz w:val="20"/>
          <w:szCs w:val="20"/>
        </w:rPr>
        <w:t>,</w:t>
      </w:r>
    </w:p>
    <w:p w:rsidR="001B4CCA" w:rsidRPr="001B4CCA" w:rsidRDefault="001B4CCA" w:rsidP="001B4CCA">
      <w:pPr>
        <w:contextualSpacing/>
        <w:rPr>
          <w:rFonts w:ascii="Courier New" w:hAnsi="Courier New" w:cs="Courier New"/>
          <w:sz w:val="20"/>
          <w:szCs w:val="20"/>
        </w:rPr>
      </w:pPr>
      <w:r w:rsidRPr="001B4CCA">
        <w:rPr>
          <w:rFonts w:ascii="Courier New" w:hAnsi="Courier New" w:cs="Courier New"/>
          <w:sz w:val="20"/>
          <w:szCs w:val="20"/>
        </w:rPr>
        <w:t xml:space="preserve">            </w:t>
      </w:r>
      <w:proofErr w:type="spellStart"/>
      <w:proofErr w:type="gramStart"/>
      <w:r w:rsidRPr="001B4CCA">
        <w:rPr>
          <w:rFonts w:ascii="Courier New" w:hAnsi="Courier New" w:cs="Courier New"/>
          <w:sz w:val="20"/>
          <w:szCs w:val="20"/>
        </w:rPr>
        <w:t>trimEndImage</w:t>
      </w:r>
      <w:proofErr w:type="spellEnd"/>
      <w:proofErr w:type="gramEnd"/>
      <w:r w:rsidRPr="001B4CCA">
        <w:rPr>
          <w:rFonts w:ascii="Courier New" w:hAnsi="Courier New" w:cs="Courier New"/>
          <w:sz w:val="20"/>
          <w:szCs w:val="20"/>
        </w:rPr>
        <w:t xml:space="preserve">: </w:t>
      </w:r>
      <w:r w:rsidR="009F6A1F" w:rsidRPr="00B44874">
        <w:rPr>
          <w:rFonts w:cs="Courier New"/>
          <w:i/>
          <w:sz w:val="20"/>
          <w:szCs w:val="20"/>
        </w:rPr>
        <w:t>image;</w:t>
      </w:r>
      <w:r w:rsidR="009F6A1F">
        <w:rPr>
          <w:rFonts w:ascii="Courier New" w:hAnsi="Courier New" w:cs="Courier New"/>
          <w:sz w:val="20"/>
          <w:szCs w:val="20"/>
        </w:rPr>
        <w:t xml:space="preserve"> </w:t>
      </w:r>
      <w:r w:rsidR="009F6A1F" w:rsidRPr="00B44874">
        <w:rPr>
          <w:rFonts w:cs="Courier New"/>
          <w:i/>
          <w:sz w:val="20"/>
          <w:szCs w:val="20"/>
        </w:rPr>
        <w:t xml:space="preserve">width limit </w:t>
      </w:r>
      <w:ins w:id="30" w:author="Zaun, James" w:date="2014-09-04T07:20:00Z">
        <w:r w:rsidR="00571CAD">
          <w:rPr>
            <w:rFonts w:cs="Courier New"/>
            <w:i/>
            <w:sz w:val="20"/>
            <w:szCs w:val="20"/>
          </w:rPr>
          <w:t>36</w:t>
        </w:r>
      </w:ins>
      <w:del w:id="31" w:author="Zaun, James" w:date="2014-09-04T07:20:00Z">
        <w:r w:rsidR="009F6A1F" w:rsidRPr="00B44874" w:rsidDel="00571CAD">
          <w:rPr>
            <w:rFonts w:cs="Courier New"/>
            <w:i/>
            <w:sz w:val="20"/>
            <w:szCs w:val="20"/>
          </w:rPr>
          <w:delText>44</w:delText>
        </w:r>
      </w:del>
      <w:r w:rsidR="009F6A1F" w:rsidRPr="00B44874">
        <w:rPr>
          <w:rFonts w:cs="Courier New"/>
          <w:i/>
          <w:sz w:val="20"/>
          <w:szCs w:val="20"/>
        </w:rPr>
        <w:t>-120; height limit 16-32</w:t>
      </w:r>
      <w:r w:rsidR="009F6A1F">
        <w:rPr>
          <w:rFonts w:ascii="Courier New" w:hAnsi="Courier New" w:cs="Courier New"/>
          <w:sz w:val="20"/>
          <w:szCs w:val="20"/>
        </w:rPr>
        <w:t xml:space="preserve"> </w:t>
      </w:r>
      <w:r w:rsidRPr="001B4CCA">
        <w:rPr>
          <w:rFonts w:ascii="Courier New" w:hAnsi="Courier New" w:cs="Courier New"/>
          <w:sz w:val="20"/>
          <w:szCs w:val="20"/>
        </w:rPr>
        <w:t>,</w:t>
      </w:r>
    </w:p>
    <w:p w:rsidR="001B4CCA" w:rsidRPr="001B4CCA" w:rsidRDefault="009F6A1F" w:rsidP="001B4CCA">
      <w:pPr>
        <w:contextualSpacing/>
        <w:rPr>
          <w:rFonts w:ascii="Courier New" w:hAnsi="Courier New" w:cs="Courier New"/>
          <w:sz w:val="20"/>
          <w:szCs w:val="20"/>
        </w:rPr>
      </w:pPr>
      <w:r>
        <w:rPr>
          <w:rFonts w:ascii="Courier New" w:hAnsi="Courier New" w:cs="Courier New"/>
          <w:sz w:val="20"/>
          <w:szCs w:val="20"/>
        </w:rPr>
        <w:t xml:space="preserve">            </w:t>
      </w:r>
      <w:proofErr w:type="spellStart"/>
      <w:proofErr w:type="gramStart"/>
      <w:r>
        <w:rPr>
          <w:rFonts w:ascii="Courier New" w:hAnsi="Courier New" w:cs="Courier New"/>
          <w:sz w:val="20"/>
          <w:szCs w:val="20"/>
        </w:rPr>
        <w:t>trimEndImageHover</w:t>
      </w:r>
      <w:proofErr w:type="spellEnd"/>
      <w:proofErr w:type="gramEnd"/>
      <w:r>
        <w:rPr>
          <w:rFonts w:ascii="Courier New" w:hAnsi="Courier New" w:cs="Courier New"/>
          <w:sz w:val="20"/>
          <w:szCs w:val="20"/>
        </w:rPr>
        <w:t xml:space="preserve">: </w:t>
      </w:r>
      <w:r w:rsidRPr="00B44874">
        <w:rPr>
          <w:rFonts w:cs="Courier New"/>
          <w:i/>
          <w:sz w:val="20"/>
          <w:szCs w:val="20"/>
        </w:rPr>
        <w:t>image;</w:t>
      </w:r>
      <w:r>
        <w:rPr>
          <w:rFonts w:ascii="Courier New" w:hAnsi="Courier New" w:cs="Courier New"/>
          <w:sz w:val="20"/>
          <w:szCs w:val="20"/>
        </w:rPr>
        <w:t xml:space="preserve"> </w:t>
      </w:r>
      <w:r w:rsidRPr="00B44874">
        <w:rPr>
          <w:rFonts w:cs="Courier New"/>
          <w:i/>
          <w:sz w:val="20"/>
          <w:szCs w:val="20"/>
        </w:rPr>
        <w:t xml:space="preserve">width limit </w:t>
      </w:r>
      <w:ins w:id="32" w:author="Zaun, James" w:date="2014-09-04T07:20:00Z">
        <w:r w:rsidR="00571CAD">
          <w:rPr>
            <w:rFonts w:cs="Courier New"/>
            <w:i/>
            <w:sz w:val="20"/>
            <w:szCs w:val="20"/>
          </w:rPr>
          <w:t>36</w:t>
        </w:r>
      </w:ins>
      <w:del w:id="33" w:author="Zaun, James" w:date="2014-09-04T07:20:00Z">
        <w:r w:rsidRPr="00B44874" w:rsidDel="00571CAD">
          <w:rPr>
            <w:rFonts w:cs="Courier New"/>
            <w:i/>
            <w:sz w:val="20"/>
            <w:szCs w:val="20"/>
          </w:rPr>
          <w:delText>44</w:delText>
        </w:r>
      </w:del>
      <w:r w:rsidRPr="00B44874">
        <w:rPr>
          <w:rFonts w:cs="Courier New"/>
          <w:i/>
          <w:sz w:val="20"/>
          <w:szCs w:val="20"/>
        </w:rPr>
        <w:t>-120; height limit 16-32</w:t>
      </w:r>
      <w:r>
        <w:rPr>
          <w:rFonts w:ascii="Courier New" w:hAnsi="Courier New" w:cs="Courier New"/>
          <w:sz w:val="20"/>
          <w:szCs w:val="20"/>
        </w:rPr>
        <w:t xml:space="preserve"> </w:t>
      </w:r>
      <w:r w:rsidR="001B4CCA" w:rsidRPr="001B4CCA">
        <w:rPr>
          <w:rFonts w:ascii="Courier New" w:hAnsi="Courier New" w:cs="Courier New"/>
          <w:sz w:val="20"/>
          <w:szCs w:val="20"/>
        </w:rPr>
        <w:t>,</w:t>
      </w:r>
    </w:p>
    <w:p w:rsidR="001B4CCA" w:rsidRPr="001B4CCA" w:rsidRDefault="009F6A1F" w:rsidP="001B4CCA">
      <w:pPr>
        <w:contextualSpacing/>
        <w:rPr>
          <w:rFonts w:ascii="Courier New" w:hAnsi="Courier New" w:cs="Courier New"/>
          <w:sz w:val="20"/>
          <w:szCs w:val="20"/>
        </w:rPr>
      </w:pPr>
      <w:r>
        <w:rPr>
          <w:rFonts w:ascii="Courier New" w:hAnsi="Courier New" w:cs="Courier New"/>
          <w:sz w:val="20"/>
          <w:szCs w:val="20"/>
        </w:rPr>
        <w:lastRenderedPageBreak/>
        <w:t xml:space="preserve">            </w:t>
      </w:r>
      <w:proofErr w:type="spellStart"/>
      <w:proofErr w:type="gramStart"/>
      <w:r>
        <w:rPr>
          <w:rFonts w:ascii="Courier New" w:hAnsi="Courier New" w:cs="Courier New"/>
          <w:sz w:val="20"/>
          <w:szCs w:val="20"/>
        </w:rPr>
        <w:t>trimDoneImage</w:t>
      </w:r>
      <w:proofErr w:type="spellEnd"/>
      <w:proofErr w:type="gramEnd"/>
      <w:r>
        <w:rPr>
          <w:rFonts w:ascii="Courier New" w:hAnsi="Courier New" w:cs="Courier New"/>
          <w:sz w:val="20"/>
          <w:szCs w:val="20"/>
        </w:rPr>
        <w:t xml:space="preserve">: </w:t>
      </w:r>
      <w:r w:rsidRPr="00B44874">
        <w:rPr>
          <w:rFonts w:cs="Courier New"/>
          <w:i/>
          <w:sz w:val="20"/>
          <w:szCs w:val="20"/>
        </w:rPr>
        <w:t>image;</w:t>
      </w:r>
      <w:r>
        <w:rPr>
          <w:rFonts w:ascii="Courier New" w:hAnsi="Courier New" w:cs="Courier New"/>
          <w:sz w:val="20"/>
          <w:szCs w:val="20"/>
        </w:rPr>
        <w:t xml:space="preserve"> </w:t>
      </w:r>
      <w:r w:rsidRPr="00B44874">
        <w:rPr>
          <w:rFonts w:cs="Courier New"/>
          <w:i/>
          <w:sz w:val="20"/>
          <w:szCs w:val="20"/>
        </w:rPr>
        <w:t xml:space="preserve">width limit </w:t>
      </w:r>
      <w:ins w:id="34" w:author="Zaun, James" w:date="2014-09-04T07:20:00Z">
        <w:r w:rsidR="00571CAD">
          <w:rPr>
            <w:rFonts w:cs="Courier New"/>
            <w:i/>
            <w:sz w:val="20"/>
            <w:szCs w:val="20"/>
          </w:rPr>
          <w:t>36</w:t>
        </w:r>
      </w:ins>
      <w:del w:id="35" w:author="Zaun, James" w:date="2014-09-04T07:20:00Z">
        <w:r w:rsidRPr="00B44874" w:rsidDel="00571CAD">
          <w:rPr>
            <w:rFonts w:cs="Courier New"/>
            <w:i/>
            <w:sz w:val="20"/>
            <w:szCs w:val="20"/>
          </w:rPr>
          <w:delText>44</w:delText>
        </w:r>
      </w:del>
      <w:r w:rsidRPr="00B44874">
        <w:rPr>
          <w:rFonts w:cs="Courier New"/>
          <w:i/>
          <w:sz w:val="20"/>
          <w:szCs w:val="20"/>
        </w:rPr>
        <w:t>-120; height limit 16-32</w:t>
      </w:r>
      <w:r>
        <w:rPr>
          <w:rFonts w:ascii="Courier New" w:hAnsi="Courier New" w:cs="Courier New"/>
          <w:sz w:val="20"/>
          <w:szCs w:val="20"/>
        </w:rPr>
        <w:t xml:space="preserve"> </w:t>
      </w:r>
      <w:r w:rsidR="001B4CCA" w:rsidRPr="001B4CCA">
        <w:rPr>
          <w:rFonts w:ascii="Courier New" w:hAnsi="Courier New" w:cs="Courier New"/>
          <w:sz w:val="20"/>
          <w:szCs w:val="20"/>
        </w:rPr>
        <w:t>,</w:t>
      </w:r>
    </w:p>
    <w:p w:rsidR="001B4CCA" w:rsidRPr="001B4CCA" w:rsidRDefault="001B4CCA" w:rsidP="001B4CCA">
      <w:pPr>
        <w:contextualSpacing/>
        <w:rPr>
          <w:rFonts w:ascii="Courier New" w:hAnsi="Courier New" w:cs="Courier New"/>
          <w:sz w:val="20"/>
          <w:szCs w:val="20"/>
        </w:rPr>
      </w:pPr>
      <w:r w:rsidRPr="001B4CCA">
        <w:rPr>
          <w:rFonts w:ascii="Courier New" w:hAnsi="Courier New" w:cs="Courier New"/>
          <w:sz w:val="20"/>
          <w:szCs w:val="20"/>
        </w:rPr>
        <w:t xml:space="preserve"> </w:t>
      </w:r>
      <w:r w:rsidR="009F6A1F">
        <w:rPr>
          <w:rFonts w:ascii="Courier New" w:hAnsi="Courier New" w:cs="Courier New"/>
          <w:sz w:val="20"/>
          <w:szCs w:val="20"/>
        </w:rPr>
        <w:t xml:space="preserve">           </w:t>
      </w:r>
      <w:proofErr w:type="spellStart"/>
      <w:proofErr w:type="gramStart"/>
      <w:r w:rsidR="009F6A1F">
        <w:rPr>
          <w:rFonts w:ascii="Courier New" w:hAnsi="Courier New" w:cs="Courier New"/>
          <w:sz w:val="20"/>
          <w:szCs w:val="20"/>
        </w:rPr>
        <w:t>trimDoneImageHover</w:t>
      </w:r>
      <w:proofErr w:type="spellEnd"/>
      <w:proofErr w:type="gramEnd"/>
      <w:r w:rsidR="009F6A1F">
        <w:rPr>
          <w:rFonts w:ascii="Courier New" w:hAnsi="Courier New" w:cs="Courier New"/>
          <w:sz w:val="20"/>
          <w:szCs w:val="20"/>
        </w:rPr>
        <w:t xml:space="preserve">: </w:t>
      </w:r>
      <w:r w:rsidR="009F6A1F" w:rsidRPr="00B44874">
        <w:rPr>
          <w:rFonts w:cs="Courier New"/>
          <w:i/>
          <w:sz w:val="20"/>
          <w:szCs w:val="20"/>
        </w:rPr>
        <w:t>image;</w:t>
      </w:r>
      <w:r w:rsidR="009F6A1F">
        <w:rPr>
          <w:rFonts w:ascii="Courier New" w:hAnsi="Courier New" w:cs="Courier New"/>
          <w:sz w:val="20"/>
          <w:szCs w:val="20"/>
        </w:rPr>
        <w:t xml:space="preserve"> </w:t>
      </w:r>
      <w:r w:rsidR="009F6A1F" w:rsidRPr="00B44874">
        <w:rPr>
          <w:rFonts w:cs="Courier New"/>
          <w:i/>
          <w:sz w:val="20"/>
          <w:szCs w:val="20"/>
        </w:rPr>
        <w:t xml:space="preserve">width limit </w:t>
      </w:r>
      <w:ins w:id="36" w:author="Zaun, James" w:date="2014-09-04T07:20:00Z">
        <w:r w:rsidR="00571CAD">
          <w:rPr>
            <w:rFonts w:cs="Courier New"/>
            <w:i/>
            <w:sz w:val="20"/>
            <w:szCs w:val="20"/>
          </w:rPr>
          <w:t>36</w:t>
        </w:r>
      </w:ins>
      <w:del w:id="37" w:author="Zaun, James" w:date="2014-09-04T07:20:00Z">
        <w:r w:rsidR="009F6A1F" w:rsidRPr="00B44874" w:rsidDel="00571CAD">
          <w:rPr>
            <w:rFonts w:cs="Courier New"/>
            <w:i/>
            <w:sz w:val="20"/>
            <w:szCs w:val="20"/>
          </w:rPr>
          <w:delText>44</w:delText>
        </w:r>
      </w:del>
      <w:r w:rsidR="009F6A1F" w:rsidRPr="00B44874">
        <w:rPr>
          <w:rFonts w:cs="Courier New"/>
          <w:i/>
          <w:sz w:val="20"/>
          <w:szCs w:val="20"/>
        </w:rPr>
        <w:t>-120; height limit 16-32</w:t>
      </w:r>
      <w:r w:rsidR="009F6A1F">
        <w:rPr>
          <w:rFonts w:ascii="Courier New" w:hAnsi="Courier New" w:cs="Courier New"/>
          <w:sz w:val="20"/>
          <w:szCs w:val="20"/>
        </w:rPr>
        <w:t xml:space="preserve"> </w:t>
      </w:r>
      <w:r w:rsidRPr="001B4CCA">
        <w:rPr>
          <w:rFonts w:ascii="Courier New" w:hAnsi="Courier New" w:cs="Courier New"/>
          <w:sz w:val="20"/>
          <w:szCs w:val="20"/>
        </w:rPr>
        <w:t>,</w:t>
      </w:r>
    </w:p>
    <w:p w:rsidR="001B4CCA" w:rsidRPr="001B4CCA" w:rsidRDefault="009F6A1F" w:rsidP="001B4CCA">
      <w:pPr>
        <w:contextualSpacing/>
        <w:rPr>
          <w:rFonts w:ascii="Courier New" w:hAnsi="Courier New" w:cs="Courier New"/>
          <w:sz w:val="20"/>
          <w:szCs w:val="20"/>
        </w:rPr>
      </w:pPr>
      <w:r>
        <w:rPr>
          <w:rFonts w:ascii="Courier New" w:hAnsi="Courier New" w:cs="Courier New"/>
          <w:sz w:val="20"/>
          <w:szCs w:val="20"/>
        </w:rPr>
        <w:t xml:space="preserve">            </w:t>
      </w:r>
      <w:proofErr w:type="spellStart"/>
      <w:proofErr w:type="gramStart"/>
      <w:r>
        <w:rPr>
          <w:rFonts w:ascii="Courier New" w:hAnsi="Courier New" w:cs="Courier New"/>
          <w:sz w:val="20"/>
          <w:szCs w:val="20"/>
        </w:rPr>
        <w:t>trimDeleteImage</w:t>
      </w:r>
      <w:proofErr w:type="spellEnd"/>
      <w:proofErr w:type="gramEnd"/>
      <w:r>
        <w:rPr>
          <w:rFonts w:ascii="Courier New" w:hAnsi="Courier New" w:cs="Courier New"/>
          <w:sz w:val="20"/>
          <w:szCs w:val="20"/>
        </w:rPr>
        <w:t xml:space="preserve">: </w:t>
      </w:r>
      <w:r w:rsidRPr="00B44874">
        <w:rPr>
          <w:rFonts w:cs="Courier New"/>
          <w:i/>
          <w:sz w:val="20"/>
          <w:szCs w:val="20"/>
        </w:rPr>
        <w:t>image;</w:t>
      </w:r>
      <w:r>
        <w:rPr>
          <w:rFonts w:ascii="Courier New" w:hAnsi="Courier New" w:cs="Courier New"/>
          <w:sz w:val="20"/>
          <w:szCs w:val="20"/>
        </w:rPr>
        <w:t xml:space="preserve"> </w:t>
      </w:r>
      <w:r w:rsidRPr="00B44874">
        <w:rPr>
          <w:rFonts w:cs="Courier New"/>
          <w:i/>
          <w:sz w:val="20"/>
          <w:szCs w:val="20"/>
        </w:rPr>
        <w:t xml:space="preserve">width limit </w:t>
      </w:r>
      <w:ins w:id="38" w:author="Zaun, James" w:date="2014-09-04T07:20:00Z">
        <w:r w:rsidR="00571CAD">
          <w:rPr>
            <w:rFonts w:cs="Courier New"/>
            <w:i/>
            <w:sz w:val="20"/>
            <w:szCs w:val="20"/>
          </w:rPr>
          <w:t>36</w:t>
        </w:r>
      </w:ins>
      <w:del w:id="39" w:author="Zaun, James" w:date="2014-09-04T07:20:00Z">
        <w:r w:rsidRPr="00B44874" w:rsidDel="00571CAD">
          <w:rPr>
            <w:rFonts w:cs="Courier New"/>
            <w:i/>
            <w:sz w:val="20"/>
            <w:szCs w:val="20"/>
          </w:rPr>
          <w:delText>44</w:delText>
        </w:r>
      </w:del>
      <w:r w:rsidRPr="00B44874">
        <w:rPr>
          <w:rFonts w:cs="Courier New"/>
          <w:i/>
          <w:sz w:val="20"/>
          <w:szCs w:val="20"/>
        </w:rPr>
        <w:t>-120; height limit 16-32</w:t>
      </w:r>
      <w:r>
        <w:rPr>
          <w:rFonts w:ascii="Courier New" w:hAnsi="Courier New" w:cs="Courier New"/>
          <w:sz w:val="20"/>
          <w:szCs w:val="20"/>
        </w:rPr>
        <w:t xml:space="preserve"> </w:t>
      </w:r>
      <w:r w:rsidR="001B4CCA" w:rsidRPr="001B4CCA">
        <w:rPr>
          <w:rFonts w:ascii="Courier New" w:hAnsi="Courier New" w:cs="Courier New"/>
          <w:sz w:val="20"/>
          <w:szCs w:val="20"/>
        </w:rPr>
        <w:t>,</w:t>
      </w:r>
    </w:p>
    <w:p w:rsidR="001B4CCA" w:rsidRPr="001B4CCA" w:rsidRDefault="001B4CCA" w:rsidP="001B4CCA">
      <w:pPr>
        <w:contextualSpacing/>
        <w:rPr>
          <w:rFonts w:ascii="Courier New" w:hAnsi="Courier New" w:cs="Courier New"/>
          <w:sz w:val="20"/>
          <w:szCs w:val="20"/>
        </w:rPr>
      </w:pPr>
      <w:r w:rsidRPr="001B4CCA">
        <w:rPr>
          <w:rFonts w:ascii="Courier New" w:hAnsi="Courier New" w:cs="Courier New"/>
          <w:sz w:val="20"/>
          <w:szCs w:val="20"/>
        </w:rPr>
        <w:t xml:space="preserve">   </w:t>
      </w:r>
      <w:r w:rsidR="009F6A1F">
        <w:rPr>
          <w:rFonts w:ascii="Courier New" w:hAnsi="Courier New" w:cs="Courier New"/>
          <w:sz w:val="20"/>
          <w:szCs w:val="20"/>
        </w:rPr>
        <w:t xml:space="preserve">         </w:t>
      </w:r>
      <w:proofErr w:type="spellStart"/>
      <w:proofErr w:type="gramStart"/>
      <w:r w:rsidR="009F6A1F">
        <w:rPr>
          <w:rFonts w:ascii="Courier New" w:hAnsi="Courier New" w:cs="Courier New"/>
          <w:sz w:val="20"/>
          <w:szCs w:val="20"/>
        </w:rPr>
        <w:t>trimDeleteImageHover</w:t>
      </w:r>
      <w:proofErr w:type="spellEnd"/>
      <w:proofErr w:type="gramEnd"/>
      <w:r w:rsidR="009F6A1F">
        <w:rPr>
          <w:rFonts w:ascii="Courier New" w:hAnsi="Courier New" w:cs="Courier New"/>
          <w:sz w:val="20"/>
          <w:szCs w:val="20"/>
        </w:rPr>
        <w:t xml:space="preserve">: </w:t>
      </w:r>
      <w:r w:rsidR="009F6A1F" w:rsidRPr="00B44874">
        <w:rPr>
          <w:rFonts w:cs="Courier New"/>
          <w:i/>
          <w:sz w:val="20"/>
          <w:szCs w:val="20"/>
        </w:rPr>
        <w:t>image;</w:t>
      </w:r>
      <w:r w:rsidR="009F6A1F">
        <w:rPr>
          <w:rFonts w:ascii="Courier New" w:hAnsi="Courier New" w:cs="Courier New"/>
          <w:sz w:val="20"/>
          <w:szCs w:val="20"/>
        </w:rPr>
        <w:t xml:space="preserve"> </w:t>
      </w:r>
      <w:r w:rsidR="009F6A1F" w:rsidRPr="00B44874">
        <w:rPr>
          <w:rFonts w:cs="Courier New"/>
          <w:i/>
          <w:sz w:val="20"/>
          <w:szCs w:val="20"/>
        </w:rPr>
        <w:t xml:space="preserve">width limit </w:t>
      </w:r>
      <w:ins w:id="40" w:author="Zaun, James" w:date="2014-09-04T07:20:00Z">
        <w:r w:rsidR="00571CAD">
          <w:rPr>
            <w:rFonts w:cs="Courier New"/>
            <w:i/>
            <w:sz w:val="20"/>
            <w:szCs w:val="20"/>
          </w:rPr>
          <w:t>36</w:t>
        </w:r>
      </w:ins>
      <w:del w:id="41" w:author="Zaun, James" w:date="2014-09-04T07:20:00Z">
        <w:r w:rsidR="009F6A1F" w:rsidRPr="00B44874" w:rsidDel="00571CAD">
          <w:rPr>
            <w:rFonts w:cs="Courier New"/>
            <w:i/>
            <w:sz w:val="20"/>
            <w:szCs w:val="20"/>
          </w:rPr>
          <w:delText>44</w:delText>
        </w:r>
      </w:del>
      <w:r w:rsidR="009F6A1F" w:rsidRPr="00B44874">
        <w:rPr>
          <w:rFonts w:cs="Courier New"/>
          <w:i/>
          <w:sz w:val="20"/>
          <w:szCs w:val="20"/>
        </w:rPr>
        <w:t>-120; height limit 16-32</w:t>
      </w:r>
      <w:r w:rsidR="009F6A1F">
        <w:rPr>
          <w:rFonts w:ascii="Courier New" w:hAnsi="Courier New" w:cs="Courier New"/>
          <w:sz w:val="20"/>
          <w:szCs w:val="20"/>
        </w:rPr>
        <w:t xml:space="preserve"> </w:t>
      </w:r>
      <w:r w:rsidRPr="001B4CCA">
        <w:rPr>
          <w:rFonts w:ascii="Courier New" w:hAnsi="Courier New" w:cs="Courier New"/>
          <w:sz w:val="20"/>
          <w:szCs w:val="20"/>
        </w:rPr>
        <w:t>,</w:t>
      </w:r>
    </w:p>
    <w:p w:rsidR="001B4CCA" w:rsidRPr="001B4CCA" w:rsidRDefault="009F6A1F" w:rsidP="001B4CCA">
      <w:pPr>
        <w:contextualSpacing/>
        <w:rPr>
          <w:rFonts w:ascii="Courier New" w:hAnsi="Courier New" w:cs="Courier New"/>
          <w:sz w:val="20"/>
          <w:szCs w:val="20"/>
        </w:rPr>
      </w:pPr>
      <w:r>
        <w:rPr>
          <w:rFonts w:ascii="Courier New" w:hAnsi="Courier New" w:cs="Courier New"/>
          <w:sz w:val="20"/>
          <w:szCs w:val="20"/>
        </w:rPr>
        <w:t xml:space="preserve">            </w:t>
      </w:r>
      <w:proofErr w:type="spellStart"/>
      <w:proofErr w:type="gramStart"/>
      <w:r>
        <w:rPr>
          <w:rFonts w:ascii="Courier New" w:hAnsi="Courier New" w:cs="Courier New"/>
          <w:sz w:val="20"/>
          <w:szCs w:val="20"/>
        </w:rPr>
        <w:t>trimSaveImage</w:t>
      </w:r>
      <w:proofErr w:type="spellEnd"/>
      <w:proofErr w:type="gramEnd"/>
      <w:r>
        <w:rPr>
          <w:rFonts w:ascii="Courier New" w:hAnsi="Courier New" w:cs="Courier New"/>
          <w:sz w:val="20"/>
          <w:szCs w:val="20"/>
        </w:rPr>
        <w:t xml:space="preserve">: </w:t>
      </w:r>
      <w:r w:rsidRPr="00B44874">
        <w:rPr>
          <w:rFonts w:cs="Courier New"/>
          <w:i/>
          <w:sz w:val="20"/>
          <w:szCs w:val="20"/>
        </w:rPr>
        <w:t>image;</w:t>
      </w:r>
      <w:r>
        <w:rPr>
          <w:rFonts w:ascii="Courier New" w:hAnsi="Courier New" w:cs="Courier New"/>
          <w:sz w:val="20"/>
          <w:szCs w:val="20"/>
        </w:rPr>
        <w:t xml:space="preserve"> </w:t>
      </w:r>
      <w:r w:rsidRPr="00B44874">
        <w:rPr>
          <w:rFonts w:cs="Courier New"/>
          <w:i/>
          <w:sz w:val="20"/>
          <w:szCs w:val="20"/>
        </w:rPr>
        <w:t xml:space="preserve">width limit </w:t>
      </w:r>
      <w:ins w:id="42" w:author="Zaun, James" w:date="2014-09-04T07:20:00Z">
        <w:r w:rsidR="00571CAD">
          <w:rPr>
            <w:rFonts w:cs="Courier New"/>
            <w:i/>
            <w:sz w:val="20"/>
            <w:szCs w:val="20"/>
          </w:rPr>
          <w:t>36</w:t>
        </w:r>
      </w:ins>
      <w:del w:id="43" w:author="Zaun, James" w:date="2014-09-04T07:20:00Z">
        <w:r w:rsidRPr="00B44874" w:rsidDel="00571CAD">
          <w:rPr>
            <w:rFonts w:cs="Courier New"/>
            <w:i/>
            <w:sz w:val="20"/>
            <w:szCs w:val="20"/>
          </w:rPr>
          <w:delText>44</w:delText>
        </w:r>
      </w:del>
      <w:r w:rsidRPr="00B44874">
        <w:rPr>
          <w:rFonts w:cs="Courier New"/>
          <w:i/>
          <w:sz w:val="20"/>
          <w:szCs w:val="20"/>
        </w:rPr>
        <w:t>-120; height limit 16-32</w:t>
      </w:r>
      <w:r>
        <w:rPr>
          <w:rFonts w:ascii="Courier New" w:hAnsi="Courier New" w:cs="Courier New"/>
          <w:sz w:val="20"/>
          <w:szCs w:val="20"/>
        </w:rPr>
        <w:t xml:space="preserve"> </w:t>
      </w:r>
      <w:r w:rsidR="001B4CCA" w:rsidRPr="001B4CCA">
        <w:rPr>
          <w:rFonts w:ascii="Courier New" w:hAnsi="Courier New" w:cs="Courier New"/>
          <w:sz w:val="20"/>
          <w:szCs w:val="20"/>
        </w:rPr>
        <w:t>,</w:t>
      </w:r>
    </w:p>
    <w:p w:rsidR="001B4CCA" w:rsidRPr="001B4CCA" w:rsidRDefault="001B4CCA" w:rsidP="001B4CCA">
      <w:pPr>
        <w:contextualSpacing/>
        <w:rPr>
          <w:rFonts w:ascii="Courier New" w:hAnsi="Courier New" w:cs="Courier New"/>
          <w:sz w:val="20"/>
          <w:szCs w:val="20"/>
        </w:rPr>
      </w:pPr>
      <w:r w:rsidRPr="001B4CCA">
        <w:rPr>
          <w:rFonts w:ascii="Courier New" w:hAnsi="Courier New" w:cs="Courier New"/>
          <w:sz w:val="20"/>
          <w:szCs w:val="20"/>
        </w:rPr>
        <w:t xml:space="preserve"> </w:t>
      </w:r>
      <w:r w:rsidR="009F6A1F">
        <w:rPr>
          <w:rFonts w:ascii="Courier New" w:hAnsi="Courier New" w:cs="Courier New"/>
          <w:sz w:val="20"/>
          <w:szCs w:val="20"/>
        </w:rPr>
        <w:t xml:space="preserve">           </w:t>
      </w:r>
      <w:proofErr w:type="spellStart"/>
      <w:proofErr w:type="gramStart"/>
      <w:r w:rsidR="009F6A1F">
        <w:rPr>
          <w:rFonts w:ascii="Courier New" w:hAnsi="Courier New" w:cs="Courier New"/>
          <w:sz w:val="20"/>
          <w:szCs w:val="20"/>
        </w:rPr>
        <w:t>trimSaveImageHover</w:t>
      </w:r>
      <w:proofErr w:type="spellEnd"/>
      <w:proofErr w:type="gramEnd"/>
      <w:r w:rsidR="009F6A1F">
        <w:rPr>
          <w:rFonts w:ascii="Courier New" w:hAnsi="Courier New" w:cs="Courier New"/>
          <w:sz w:val="20"/>
          <w:szCs w:val="20"/>
        </w:rPr>
        <w:t xml:space="preserve">: </w:t>
      </w:r>
      <w:r w:rsidR="009F6A1F" w:rsidRPr="00B44874">
        <w:rPr>
          <w:rFonts w:cs="Courier New"/>
          <w:i/>
          <w:sz w:val="20"/>
          <w:szCs w:val="20"/>
        </w:rPr>
        <w:t>image;</w:t>
      </w:r>
      <w:r w:rsidR="009F6A1F">
        <w:rPr>
          <w:rFonts w:ascii="Courier New" w:hAnsi="Courier New" w:cs="Courier New"/>
          <w:sz w:val="20"/>
          <w:szCs w:val="20"/>
        </w:rPr>
        <w:t xml:space="preserve"> </w:t>
      </w:r>
      <w:r w:rsidR="009F6A1F" w:rsidRPr="00B44874">
        <w:rPr>
          <w:rFonts w:cs="Courier New"/>
          <w:i/>
          <w:sz w:val="20"/>
          <w:szCs w:val="20"/>
        </w:rPr>
        <w:t xml:space="preserve">width limit </w:t>
      </w:r>
      <w:ins w:id="44" w:author="Zaun, James" w:date="2014-09-04T07:21:00Z">
        <w:r w:rsidR="00571CAD">
          <w:rPr>
            <w:rFonts w:cs="Courier New"/>
            <w:i/>
            <w:sz w:val="20"/>
            <w:szCs w:val="20"/>
          </w:rPr>
          <w:t>36</w:t>
        </w:r>
      </w:ins>
      <w:del w:id="45" w:author="Zaun, James" w:date="2014-09-04T07:21:00Z">
        <w:r w:rsidR="009F6A1F" w:rsidRPr="00B44874" w:rsidDel="00571CAD">
          <w:rPr>
            <w:rFonts w:cs="Courier New"/>
            <w:i/>
            <w:sz w:val="20"/>
            <w:szCs w:val="20"/>
          </w:rPr>
          <w:delText>44</w:delText>
        </w:r>
      </w:del>
      <w:r w:rsidR="009F6A1F" w:rsidRPr="00B44874">
        <w:rPr>
          <w:rFonts w:cs="Courier New"/>
          <w:i/>
          <w:sz w:val="20"/>
          <w:szCs w:val="20"/>
        </w:rPr>
        <w:t>-120; height limit 16-32</w:t>
      </w:r>
      <w:r w:rsidR="009F6A1F">
        <w:rPr>
          <w:rFonts w:ascii="Courier New" w:hAnsi="Courier New" w:cs="Courier New"/>
          <w:sz w:val="20"/>
          <w:szCs w:val="20"/>
        </w:rPr>
        <w:t xml:space="preserve"> </w:t>
      </w:r>
      <w:r w:rsidRPr="001B4CCA">
        <w:rPr>
          <w:rFonts w:ascii="Courier New" w:hAnsi="Courier New" w:cs="Courier New"/>
          <w:sz w:val="20"/>
          <w:szCs w:val="20"/>
        </w:rPr>
        <w:t>,</w:t>
      </w:r>
    </w:p>
    <w:p w:rsidR="001B4CCA" w:rsidRPr="001B4CCA" w:rsidRDefault="001B4CCA" w:rsidP="001B4CCA">
      <w:pPr>
        <w:contextualSpacing/>
        <w:rPr>
          <w:rFonts w:ascii="Courier New" w:hAnsi="Courier New" w:cs="Courier New"/>
          <w:sz w:val="20"/>
          <w:szCs w:val="20"/>
        </w:rPr>
      </w:pPr>
      <w:r w:rsidRPr="001B4CCA">
        <w:rPr>
          <w:rFonts w:ascii="Courier New" w:hAnsi="Courier New" w:cs="Courier New"/>
          <w:sz w:val="20"/>
          <w:szCs w:val="20"/>
        </w:rPr>
        <w:t xml:space="preserve">    </w:t>
      </w:r>
      <w:r w:rsidR="009F6A1F">
        <w:rPr>
          <w:rFonts w:ascii="Courier New" w:hAnsi="Courier New" w:cs="Courier New"/>
          <w:sz w:val="20"/>
          <w:szCs w:val="20"/>
        </w:rPr>
        <w:t xml:space="preserve">        </w:t>
      </w:r>
      <w:proofErr w:type="spellStart"/>
      <w:proofErr w:type="gramStart"/>
      <w:r w:rsidR="009F6A1F">
        <w:rPr>
          <w:rFonts w:ascii="Courier New" w:hAnsi="Courier New" w:cs="Courier New"/>
          <w:sz w:val="20"/>
          <w:szCs w:val="20"/>
        </w:rPr>
        <w:t>trimSaveImageDisabled</w:t>
      </w:r>
      <w:proofErr w:type="spellEnd"/>
      <w:proofErr w:type="gramEnd"/>
      <w:r w:rsidR="009F6A1F">
        <w:rPr>
          <w:rFonts w:ascii="Courier New" w:hAnsi="Courier New" w:cs="Courier New"/>
          <w:sz w:val="20"/>
          <w:szCs w:val="20"/>
        </w:rPr>
        <w:t xml:space="preserve">: </w:t>
      </w:r>
      <w:r w:rsidR="009F6A1F" w:rsidRPr="00B44874">
        <w:rPr>
          <w:rFonts w:cs="Courier New"/>
          <w:i/>
          <w:sz w:val="20"/>
          <w:szCs w:val="20"/>
        </w:rPr>
        <w:t>image;</w:t>
      </w:r>
      <w:r w:rsidR="009F6A1F">
        <w:rPr>
          <w:rFonts w:ascii="Courier New" w:hAnsi="Courier New" w:cs="Courier New"/>
          <w:sz w:val="20"/>
          <w:szCs w:val="20"/>
        </w:rPr>
        <w:t xml:space="preserve"> </w:t>
      </w:r>
      <w:r w:rsidR="009F6A1F" w:rsidRPr="00B44874">
        <w:rPr>
          <w:rFonts w:cs="Courier New"/>
          <w:i/>
          <w:sz w:val="20"/>
          <w:szCs w:val="20"/>
        </w:rPr>
        <w:t xml:space="preserve">width limit </w:t>
      </w:r>
      <w:ins w:id="46" w:author="Zaun, James" w:date="2014-09-04T07:21:00Z">
        <w:r w:rsidR="00571CAD">
          <w:rPr>
            <w:rFonts w:cs="Courier New"/>
            <w:i/>
            <w:sz w:val="20"/>
            <w:szCs w:val="20"/>
          </w:rPr>
          <w:t>36</w:t>
        </w:r>
      </w:ins>
      <w:del w:id="47" w:author="Zaun, James" w:date="2014-09-04T07:21:00Z">
        <w:r w:rsidR="009F6A1F" w:rsidRPr="00B44874" w:rsidDel="00571CAD">
          <w:rPr>
            <w:rFonts w:cs="Courier New"/>
            <w:i/>
            <w:sz w:val="20"/>
            <w:szCs w:val="20"/>
          </w:rPr>
          <w:delText>44</w:delText>
        </w:r>
      </w:del>
      <w:r w:rsidR="009F6A1F" w:rsidRPr="00B44874">
        <w:rPr>
          <w:rFonts w:cs="Courier New"/>
          <w:i/>
          <w:sz w:val="20"/>
          <w:szCs w:val="20"/>
        </w:rPr>
        <w:t>-120; height limit 16-32</w:t>
      </w:r>
      <w:r w:rsidR="009F6A1F">
        <w:rPr>
          <w:rFonts w:ascii="Courier New" w:hAnsi="Courier New" w:cs="Courier New"/>
          <w:sz w:val="20"/>
          <w:szCs w:val="20"/>
        </w:rPr>
        <w:t xml:space="preserve"> </w:t>
      </w:r>
      <w:r w:rsidRPr="001B4CCA">
        <w:rPr>
          <w:rFonts w:ascii="Courier New" w:hAnsi="Courier New" w:cs="Courier New"/>
          <w:sz w:val="20"/>
          <w:szCs w:val="20"/>
        </w:rPr>
        <w:t>,</w:t>
      </w:r>
    </w:p>
    <w:p w:rsidR="001B4CCA" w:rsidRPr="001B4CCA" w:rsidRDefault="00533373" w:rsidP="001B4CCA">
      <w:pPr>
        <w:contextualSpacing/>
        <w:rPr>
          <w:rFonts w:ascii="Courier New" w:hAnsi="Courier New" w:cs="Courier New"/>
          <w:sz w:val="20"/>
          <w:szCs w:val="20"/>
        </w:rPr>
      </w:pPr>
      <w:r>
        <w:rPr>
          <w:rFonts w:ascii="Courier New" w:hAnsi="Courier New" w:cs="Courier New"/>
          <w:sz w:val="20"/>
          <w:szCs w:val="20"/>
        </w:rPr>
        <w:t xml:space="preserve">            </w:t>
      </w:r>
      <w:proofErr w:type="spellStart"/>
      <w:proofErr w:type="gramStart"/>
      <w:r>
        <w:rPr>
          <w:rFonts w:ascii="Courier New" w:hAnsi="Courier New" w:cs="Courier New"/>
          <w:sz w:val="20"/>
          <w:szCs w:val="20"/>
        </w:rPr>
        <w:t>trimSaveNewImage</w:t>
      </w:r>
      <w:proofErr w:type="spellEnd"/>
      <w:proofErr w:type="gramEnd"/>
      <w:r>
        <w:rPr>
          <w:rFonts w:ascii="Courier New" w:hAnsi="Courier New" w:cs="Courier New"/>
          <w:sz w:val="20"/>
          <w:szCs w:val="20"/>
        </w:rPr>
        <w:t xml:space="preserve">: </w:t>
      </w:r>
      <w:r w:rsidR="009F6A1F" w:rsidRPr="00B44874">
        <w:rPr>
          <w:rFonts w:cs="Courier New"/>
          <w:i/>
          <w:sz w:val="20"/>
          <w:szCs w:val="20"/>
        </w:rPr>
        <w:t>image;</w:t>
      </w:r>
      <w:r w:rsidR="009F6A1F">
        <w:rPr>
          <w:rFonts w:ascii="Courier New" w:hAnsi="Courier New" w:cs="Courier New"/>
          <w:sz w:val="20"/>
          <w:szCs w:val="20"/>
        </w:rPr>
        <w:t xml:space="preserve"> </w:t>
      </w:r>
      <w:r w:rsidR="009F6A1F" w:rsidRPr="00B44874">
        <w:rPr>
          <w:rFonts w:cs="Courier New"/>
          <w:i/>
          <w:sz w:val="20"/>
          <w:szCs w:val="20"/>
        </w:rPr>
        <w:t xml:space="preserve">width limit </w:t>
      </w:r>
      <w:ins w:id="48" w:author="Zaun, James" w:date="2014-09-04T07:21:00Z">
        <w:r w:rsidR="00571CAD">
          <w:rPr>
            <w:rFonts w:cs="Courier New"/>
            <w:i/>
            <w:sz w:val="20"/>
            <w:szCs w:val="20"/>
          </w:rPr>
          <w:t>36</w:t>
        </w:r>
      </w:ins>
      <w:del w:id="49" w:author="Zaun, James" w:date="2014-09-04T07:21:00Z">
        <w:r w:rsidR="009F6A1F" w:rsidRPr="00B44874" w:rsidDel="00571CAD">
          <w:rPr>
            <w:rFonts w:cs="Courier New"/>
            <w:i/>
            <w:sz w:val="20"/>
            <w:szCs w:val="20"/>
          </w:rPr>
          <w:delText>44</w:delText>
        </w:r>
      </w:del>
      <w:r w:rsidR="009F6A1F" w:rsidRPr="00B44874">
        <w:rPr>
          <w:rFonts w:cs="Courier New"/>
          <w:i/>
          <w:sz w:val="20"/>
          <w:szCs w:val="20"/>
        </w:rPr>
        <w:t>-120; height limit 16-32</w:t>
      </w:r>
      <w:r w:rsidR="009F6A1F">
        <w:rPr>
          <w:rFonts w:ascii="Courier New" w:hAnsi="Courier New" w:cs="Courier New"/>
          <w:sz w:val="20"/>
          <w:szCs w:val="20"/>
        </w:rPr>
        <w:t xml:space="preserve"> </w:t>
      </w:r>
      <w:r w:rsidR="001B4CCA" w:rsidRPr="001B4CCA">
        <w:rPr>
          <w:rFonts w:ascii="Courier New" w:hAnsi="Courier New" w:cs="Courier New"/>
          <w:sz w:val="20"/>
          <w:szCs w:val="20"/>
        </w:rPr>
        <w:t>,</w:t>
      </w:r>
    </w:p>
    <w:p w:rsidR="001B4CCA" w:rsidRPr="001B4CCA" w:rsidRDefault="001B4CCA" w:rsidP="001B4CCA">
      <w:pPr>
        <w:contextualSpacing/>
        <w:rPr>
          <w:rFonts w:ascii="Courier New" w:hAnsi="Courier New" w:cs="Courier New"/>
          <w:sz w:val="20"/>
          <w:szCs w:val="20"/>
        </w:rPr>
      </w:pPr>
      <w:r w:rsidRPr="001B4CCA">
        <w:rPr>
          <w:rFonts w:ascii="Courier New" w:hAnsi="Courier New" w:cs="Courier New"/>
          <w:sz w:val="20"/>
          <w:szCs w:val="20"/>
        </w:rPr>
        <w:t xml:space="preserve">    </w:t>
      </w:r>
      <w:r w:rsidR="00533373">
        <w:rPr>
          <w:rFonts w:ascii="Courier New" w:hAnsi="Courier New" w:cs="Courier New"/>
          <w:sz w:val="20"/>
          <w:szCs w:val="20"/>
        </w:rPr>
        <w:t xml:space="preserve">        </w:t>
      </w:r>
      <w:proofErr w:type="spellStart"/>
      <w:proofErr w:type="gramStart"/>
      <w:r w:rsidR="00533373">
        <w:rPr>
          <w:rFonts w:ascii="Courier New" w:hAnsi="Courier New" w:cs="Courier New"/>
          <w:sz w:val="20"/>
          <w:szCs w:val="20"/>
        </w:rPr>
        <w:t>trimSaveNewImageHover</w:t>
      </w:r>
      <w:proofErr w:type="spellEnd"/>
      <w:proofErr w:type="gramEnd"/>
      <w:r w:rsidR="00533373">
        <w:rPr>
          <w:rFonts w:ascii="Courier New" w:hAnsi="Courier New" w:cs="Courier New"/>
          <w:sz w:val="20"/>
          <w:szCs w:val="20"/>
        </w:rPr>
        <w:t>:</w:t>
      </w:r>
      <w:r w:rsidR="009F6A1F" w:rsidRPr="009F6A1F">
        <w:rPr>
          <w:rFonts w:cs="Courier New"/>
          <w:i/>
          <w:sz w:val="20"/>
          <w:szCs w:val="20"/>
        </w:rPr>
        <w:t xml:space="preserve"> </w:t>
      </w:r>
      <w:r w:rsidR="009F6A1F" w:rsidRPr="00B44874">
        <w:rPr>
          <w:rFonts w:cs="Courier New"/>
          <w:i/>
          <w:sz w:val="20"/>
          <w:szCs w:val="20"/>
        </w:rPr>
        <w:t>image;</w:t>
      </w:r>
      <w:r w:rsidR="009F6A1F">
        <w:rPr>
          <w:rFonts w:ascii="Courier New" w:hAnsi="Courier New" w:cs="Courier New"/>
          <w:sz w:val="20"/>
          <w:szCs w:val="20"/>
        </w:rPr>
        <w:t xml:space="preserve"> </w:t>
      </w:r>
      <w:r w:rsidR="009F6A1F" w:rsidRPr="00B44874">
        <w:rPr>
          <w:rFonts w:cs="Courier New"/>
          <w:i/>
          <w:sz w:val="20"/>
          <w:szCs w:val="20"/>
        </w:rPr>
        <w:t xml:space="preserve">width limit </w:t>
      </w:r>
      <w:ins w:id="50" w:author="Zaun, James" w:date="2014-09-04T07:21:00Z">
        <w:r w:rsidR="00571CAD">
          <w:rPr>
            <w:rFonts w:cs="Courier New"/>
            <w:i/>
            <w:sz w:val="20"/>
            <w:szCs w:val="20"/>
          </w:rPr>
          <w:t>36</w:t>
        </w:r>
      </w:ins>
      <w:del w:id="51" w:author="Zaun, James" w:date="2014-09-04T07:21:00Z">
        <w:r w:rsidR="009F6A1F" w:rsidRPr="00B44874" w:rsidDel="00571CAD">
          <w:rPr>
            <w:rFonts w:cs="Courier New"/>
            <w:i/>
            <w:sz w:val="20"/>
            <w:szCs w:val="20"/>
          </w:rPr>
          <w:delText>44</w:delText>
        </w:r>
      </w:del>
      <w:r w:rsidR="009F6A1F" w:rsidRPr="00B44874">
        <w:rPr>
          <w:rFonts w:cs="Courier New"/>
          <w:i/>
          <w:sz w:val="20"/>
          <w:szCs w:val="20"/>
        </w:rPr>
        <w:t>-120; height limit 16-32</w:t>
      </w:r>
      <w:r w:rsidR="009F6A1F">
        <w:rPr>
          <w:rFonts w:ascii="Courier New" w:hAnsi="Courier New" w:cs="Courier New"/>
          <w:sz w:val="20"/>
          <w:szCs w:val="20"/>
        </w:rPr>
        <w:t xml:space="preserve"> </w:t>
      </w:r>
      <w:r w:rsidRPr="001B4CCA">
        <w:rPr>
          <w:rFonts w:ascii="Courier New" w:hAnsi="Courier New" w:cs="Courier New"/>
          <w:sz w:val="20"/>
          <w:szCs w:val="20"/>
        </w:rPr>
        <w:t>,</w:t>
      </w:r>
    </w:p>
    <w:p w:rsidR="001B4CCA" w:rsidRPr="001B4CCA" w:rsidRDefault="001B4CCA" w:rsidP="001B4CCA">
      <w:pPr>
        <w:contextualSpacing/>
        <w:rPr>
          <w:rFonts w:ascii="Courier New" w:hAnsi="Courier New" w:cs="Courier New"/>
          <w:sz w:val="20"/>
          <w:szCs w:val="20"/>
        </w:rPr>
      </w:pPr>
      <w:r w:rsidRPr="001B4CCA">
        <w:rPr>
          <w:rFonts w:ascii="Courier New" w:hAnsi="Courier New" w:cs="Courier New"/>
          <w:sz w:val="20"/>
          <w:szCs w:val="20"/>
        </w:rPr>
        <w:t xml:space="preserve">       </w:t>
      </w:r>
      <w:r w:rsidR="00533373">
        <w:rPr>
          <w:rFonts w:ascii="Courier New" w:hAnsi="Courier New" w:cs="Courier New"/>
          <w:sz w:val="20"/>
          <w:szCs w:val="20"/>
        </w:rPr>
        <w:t xml:space="preserve">     </w:t>
      </w:r>
      <w:proofErr w:type="spellStart"/>
      <w:proofErr w:type="gramStart"/>
      <w:r w:rsidR="00533373">
        <w:rPr>
          <w:rFonts w:ascii="Courier New" w:hAnsi="Courier New" w:cs="Courier New"/>
          <w:sz w:val="20"/>
          <w:szCs w:val="20"/>
        </w:rPr>
        <w:t>trimSaveNewImageDisabled</w:t>
      </w:r>
      <w:proofErr w:type="spellEnd"/>
      <w:proofErr w:type="gramEnd"/>
      <w:r w:rsidR="00533373">
        <w:rPr>
          <w:rFonts w:ascii="Courier New" w:hAnsi="Courier New" w:cs="Courier New"/>
          <w:sz w:val="20"/>
          <w:szCs w:val="20"/>
        </w:rPr>
        <w:t xml:space="preserve">: </w:t>
      </w:r>
      <w:r w:rsidR="009F6A1F" w:rsidRPr="00B44874">
        <w:rPr>
          <w:rFonts w:cs="Courier New"/>
          <w:i/>
          <w:sz w:val="20"/>
          <w:szCs w:val="20"/>
        </w:rPr>
        <w:t>image;</w:t>
      </w:r>
      <w:r w:rsidR="009F6A1F">
        <w:rPr>
          <w:rFonts w:ascii="Courier New" w:hAnsi="Courier New" w:cs="Courier New"/>
          <w:sz w:val="20"/>
          <w:szCs w:val="20"/>
        </w:rPr>
        <w:t xml:space="preserve"> </w:t>
      </w:r>
      <w:r w:rsidR="009F6A1F" w:rsidRPr="00B44874">
        <w:rPr>
          <w:rFonts w:cs="Courier New"/>
          <w:i/>
          <w:sz w:val="20"/>
          <w:szCs w:val="20"/>
        </w:rPr>
        <w:t xml:space="preserve">width limit </w:t>
      </w:r>
      <w:ins w:id="52" w:author="Zaun, James" w:date="2014-09-04T07:21:00Z">
        <w:r w:rsidR="00571CAD">
          <w:rPr>
            <w:rFonts w:cs="Courier New"/>
            <w:i/>
            <w:sz w:val="20"/>
            <w:szCs w:val="20"/>
          </w:rPr>
          <w:t>36</w:t>
        </w:r>
      </w:ins>
      <w:del w:id="53" w:author="Zaun, James" w:date="2014-09-04T07:21:00Z">
        <w:r w:rsidR="009F6A1F" w:rsidRPr="00B44874" w:rsidDel="00571CAD">
          <w:rPr>
            <w:rFonts w:cs="Courier New"/>
            <w:i/>
            <w:sz w:val="20"/>
            <w:szCs w:val="20"/>
          </w:rPr>
          <w:delText>44</w:delText>
        </w:r>
      </w:del>
      <w:r w:rsidR="009F6A1F" w:rsidRPr="00B44874">
        <w:rPr>
          <w:rFonts w:cs="Courier New"/>
          <w:i/>
          <w:sz w:val="20"/>
          <w:szCs w:val="20"/>
        </w:rPr>
        <w:t>-120; height limit 16-32</w:t>
      </w:r>
      <w:r w:rsidR="009F6A1F">
        <w:rPr>
          <w:rFonts w:ascii="Courier New" w:hAnsi="Courier New" w:cs="Courier New"/>
          <w:sz w:val="20"/>
          <w:szCs w:val="20"/>
        </w:rPr>
        <w:t xml:space="preserve"> </w:t>
      </w:r>
      <w:r w:rsidRPr="001B4CCA">
        <w:rPr>
          <w:rFonts w:ascii="Courier New" w:hAnsi="Courier New" w:cs="Courier New"/>
          <w:sz w:val="20"/>
          <w:szCs w:val="20"/>
        </w:rPr>
        <w:t>,</w:t>
      </w:r>
    </w:p>
    <w:p w:rsidR="001B4CCA" w:rsidRPr="001B4CCA" w:rsidRDefault="001B4CCA" w:rsidP="001B4CCA">
      <w:pPr>
        <w:contextualSpacing/>
        <w:rPr>
          <w:rFonts w:ascii="Courier New" w:hAnsi="Courier New" w:cs="Courier New"/>
          <w:sz w:val="20"/>
          <w:szCs w:val="20"/>
        </w:rPr>
      </w:pPr>
      <w:r w:rsidRPr="001B4CCA">
        <w:rPr>
          <w:rFonts w:ascii="Courier New" w:hAnsi="Courier New" w:cs="Courier New"/>
          <w:sz w:val="20"/>
          <w:szCs w:val="20"/>
        </w:rPr>
        <w:t xml:space="preserve">            </w:t>
      </w:r>
      <w:proofErr w:type="spellStart"/>
      <w:proofErr w:type="gramStart"/>
      <w:r w:rsidRPr="001B4CCA">
        <w:rPr>
          <w:rFonts w:ascii="Courier New" w:hAnsi="Courier New" w:cs="Courier New"/>
          <w:sz w:val="20"/>
          <w:szCs w:val="20"/>
        </w:rPr>
        <w:t>trimSaveContImage</w:t>
      </w:r>
      <w:proofErr w:type="spellEnd"/>
      <w:proofErr w:type="gramEnd"/>
      <w:r w:rsidR="00533373">
        <w:rPr>
          <w:rFonts w:ascii="Courier New" w:hAnsi="Courier New" w:cs="Courier New"/>
          <w:sz w:val="20"/>
          <w:szCs w:val="20"/>
        </w:rPr>
        <w:t xml:space="preserve">: </w:t>
      </w:r>
      <w:r w:rsidR="00533373" w:rsidRPr="00B44874">
        <w:rPr>
          <w:rFonts w:cs="Courier New"/>
          <w:i/>
          <w:sz w:val="20"/>
          <w:szCs w:val="20"/>
        </w:rPr>
        <w:t>image;</w:t>
      </w:r>
      <w:r w:rsidR="00533373">
        <w:rPr>
          <w:rFonts w:ascii="Courier New" w:hAnsi="Courier New" w:cs="Courier New"/>
          <w:sz w:val="20"/>
          <w:szCs w:val="20"/>
        </w:rPr>
        <w:t xml:space="preserve"> </w:t>
      </w:r>
      <w:r w:rsidR="00533373" w:rsidRPr="00B44874">
        <w:rPr>
          <w:rFonts w:cs="Courier New"/>
          <w:i/>
          <w:sz w:val="20"/>
          <w:szCs w:val="20"/>
        </w:rPr>
        <w:t xml:space="preserve">width limit </w:t>
      </w:r>
      <w:ins w:id="54" w:author="Zaun, James" w:date="2014-09-04T07:21:00Z">
        <w:r w:rsidR="00571CAD">
          <w:rPr>
            <w:rFonts w:cs="Courier New"/>
            <w:i/>
            <w:sz w:val="20"/>
            <w:szCs w:val="20"/>
          </w:rPr>
          <w:t>36</w:t>
        </w:r>
      </w:ins>
      <w:del w:id="55" w:author="Zaun, James" w:date="2014-09-04T07:21:00Z">
        <w:r w:rsidR="00533373" w:rsidRPr="00B44874" w:rsidDel="00571CAD">
          <w:rPr>
            <w:rFonts w:cs="Courier New"/>
            <w:i/>
            <w:sz w:val="20"/>
            <w:szCs w:val="20"/>
          </w:rPr>
          <w:delText>44</w:delText>
        </w:r>
      </w:del>
      <w:r w:rsidR="00533373" w:rsidRPr="00B44874">
        <w:rPr>
          <w:rFonts w:cs="Courier New"/>
          <w:i/>
          <w:sz w:val="20"/>
          <w:szCs w:val="20"/>
        </w:rPr>
        <w:t>-120; height limit 16-32</w:t>
      </w:r>
      <w:r w:rsidR="00533373">
        <w:rPr>
          <w:rFonts w:ascii="Courier New" w:hAnsi="Courier New" w:cs="Courier New"/>
          <w:sz w:val="20"/>
          <w:szCs w:val="20"/>
        </w:rPr>
        <w:t xml:space="preserve"> </w:t>
      </w:r>
      <w:r w:rsidR="00533373" w:rsidRPr="001B4CCA">
        <w:rPr>
          <w:rFonts w:ascii="Courier New" w:hAnsi="Courier New" w:cs="Courier New"/>
          <w:sz w:val="20"/>
          <w:szCs w:val="20"/>
        </w:rPr>
        <w:t>,</w:t>
      </w:r>
    </w:p>
    <w:p w:rsidR="001B4CCA" w:rsidRPr="001B4CCA" w:rsidRDefault="001B4CCA" w:rsidP="001B4CCA">
      <w:pPr>
        <w:contextualSpacing/>
        <w:rPr>
          <w:rFonts w:ascii="Courier New" w:hAnsi="Courier New" w:cs="Courier New"/>
          <w:sz w:val="20"/>
          <w:szCs w:val="20"/>
        </w:rPr>
      </w:pPr>
      <w:r w:rsidRPr="001B4CCA">
        <w:rPr>
          <w:rFonts w:ascii="Courier New" w:hAnsi="Courier New" w:cs="Courier New"/>
          <w:sz w:val="20"/>
          <w:szCs w:val="20"/>
        </w:rPr>
        <w:t xml:space="preserve">            </w:t>
      </w:r>
      <w:proofErr w:type="spellStart"/>
      <w:proofErr w:type="gramStart"/>
      <w:r w:rsidRPr="001B4CCA">
        <w:rPr>
          <w:rFonts w:ascii="Courier New" w:hAnsi="Courier New" w:cs="Courier New"/>
          <w:sz w:val="20"/>
          <w:szCs w:val="20"/>
        </w:rPr>
        <w:t>trimSaveContImageHover</w:t>
      </w:r>
      <w:proofErr w:type="spellEnd"/>
      <w:proofErr w:type="gramEnd"/>
      <w:r w:rsidR="00533373">
        <w:rPr>
          <w:rFonts w:ascii="Courier New" w:hAnsi="Courier New" w:cs="Courier New"/>
          <w:sz w:val="20"/>
          <w:szCs w:val="20"/>
        </w:rPr>
        <w:t xml:space="preserve">: </w:t>
      </w:r>
      <w:r w:rsidR="00533373" w:rsidRPr="00B44874">
        <w:rPr>
          <w:rFonts w:cs="Courier New"/>
          <w:i/>
          <w:sz w:val="20"/>
          <w:szCs w:val="20"/>
        </w:rPr>
        <w:t>image;</w:t>
      </w:r>
      <w:r w:rsidR="00533373">
        <w:rPr>
          <w:rFonts w:ascii="Courier New" w:hAnsi="Courier New" w:cs="Courier New"/>
          <w:sz w:val="20"/>
          <w:szCs w:val="20"/>
        </w:rPr>
        <w:t xml:space="preserve"> </w:t>
      </w:r>
      <w:r w:rsidR="00533373" w:rsidRPr="00B44874">
        <w:rPr>
          <w:rFonts w:cs="Courier New"/>
          <w:i/>
          <w:sz w:val="20"/>
          <w:szCs w:val="20"/>
        </w:rPr>
        <w:t xml:space="preserve">width limit </w:t>
      </w:r>
      <w:ins w:id="56" w:author="Zaun, James" w:date="2014-09-04T07:21:00Z">
        <w:r w:rsidR="00571CAD">
          <w:rPr>
            <w:rFonts w:cs="Courier New"/>
            <w:i/>
            <w:sz w:val="20"/>
            <w:szCs w:val="20"/>
          </w:rPr>
          <w:t>36</w:t>
        </w:r>
      </w:ins>
      <w:del w:id="57" w:author="Zaun, James" w:date="2014-09-04T07:21:00Z">
        <w:r w:rsidR="00533373" w:rsidRPr="00B44874" w:rsidDel="00571CAD">
          <w:rPr>
            <w:rFonts w:cs="Courier New"/>
            <w:i/>
            <w:sz w:val="20"/>
            <w:szCs w:val="20"/>
          </w:rPr>
          <w:delText>44</w:delText>
        </w:r>
      </w:del>
      <w:r w:rsidR="00533373" w:rsidRPr="00B44874">
        <w:rPr>
          <w:rFonts w:cs="Courier New"/>
          <w:i/>
          <w:sz w:val="20"/>
          <w:szCs w:val="20"/>
        </w:rPr>
        <w:t>-120; height limit 16-32</w:t>
      </w:r>
    </w:p>
    <w:p w:rsidR="001B4CCA" w:rsidRPr="001B4CCA" w:rsidRDefault="001B4CCA" w:rsidP="001B4CCA">
      <w:pPr>
        <w:contextualSpacing/>
        <w:rPr>
          <w:rFonts w:ascii="Courier New" w:hAnsi="Courier New" w:cs="Courier New"/>
          <w:sz w:val="20"/>
          <w:szCs w:val="20"/>
        </w:rPr>
      </w:pPr>
      <w:r w:rsidRPr="001B4CCA">
        <w:rPr>
          <w:rFonts w:ascii="Courier New" w:hAnsi="Courier New" w:cs="Courier New"/>
          <w:sz w:val="20"/>
          <w:szCs w:val="20"/>
        </w:rPr>
        <w:t xml:space="preserve">          },</w:t>
      </w:r>
    </w:p>
    <w:p w:rsidR="001877F8" w:rsidRPr="001B4CCA" w:rsidRDefault="001877F8" w:rsidP="001877F8">
      <w:pPr>
        <w:contextualSpacing/>
        <w:rPr>
          <w:rFonts w:ascii="Courier New" w:hAnsi="Courier New" w:cs="Courier New"/>
          <w:sz w:val="20"/>
          <w:szCs w:val="20"/>
        </w:rPr>
      </w:pPr>
      <w:r>
        <w:rPr>
          <w:rFonts w:ascii="Courier New" w:hAnsi="Courier New" w:cs="Courier New"/>
          <w:sz w:val="20"/>
          <w:szCs w:val="20"/>
        </w:rPr>
        <w:t xml:space="preserve">          </w:t>
      </w:r>
      <w:proofErr w:type="spellStart"/>
      <w:proofErr w:type="gramStart"/>
      <w:r>
        <w:rPr>
          <w:rFonts w:ascii="Courier New" w:hAnsi="Courier New" w:cs="Courier New"/>
          <w:sz w:val="20"/>
          <w:szCs w:val="20"/>
        </w:rPr>
        <w:t>zoomPanel</w:t>
      </w:r>
      <w:proofErr w:type="spellEnd"/>
      <w:proofErr w:type="gramEnd"/>
      <w:r w:rsidRPr="001B4CCA">
        <w:rPr>
          <w:rFonts w:ascii="Courier New" w:hAnsi="Courier New" w:cs="Courier New"/>
          <w:sz w:val="20"/>
          <w:szCs w:val="20"/>
        </w:rPr>
        <w:t>: {</w:t>
      </w:r>
      <w:r>
        <w:rPr>
          <w:rFonts w:ascii="Courier New" w:hAnsi="Courier New" w:cs="Courier New"/>
          <w:sz w:val="20"/>
          <w:szCs w:val="20"/>
        </w:rPr>
        <w:t xml:space="preserve"> </w:t>
      </w:r>
      <w:r w:rsidR="00325D4A" w:rsidRPr="00325D4A">
        <w:rPr>
          <w:rFonts w:cs="Courier New"/>
          <w:i/>
          <w:sz w:val="20"/>
          <w:szCs w:val="20"/>
        </w:rPr>
        <w:t>(</w:t>
      </w:r>
      <w:r w:rsidR="00325D4A">
        <w:rPr>
          <w:rFonts w:cs="Courier New"/>
          <w:i/>
          <w:sz w:val="20"/>
          <w:szCs w:val="20"/>
        </w:rPr>
        <w:t xml:space="preserve">appears on </w:t>
      </w:r>
      <w:r w:rsidR="00325D4A" w:rsidRPr="00325D4A">
        <w:rPr>
          <w:rFonts w:cs="Courier New"/>
          <w:i/>
          <w:sz w:val="20"/>
          <w:szCs w:val="20"/>
        </w:rPr>
        <w:t>IE</w:t>
      </w:r>
      <w:r w:rsidRPr="00325D4A">
        <w:rPr>
          <w:rFonts w:cs="Courier New"/>
          <w:i/>
          <w:sz w:val="20"/>
          <w:szCs w:val="20"/>
        </w:rPr>
        <w:t xml:space="preserve"> only</w:t>
      </w:r>
      <w:r w:rsidR="00DD04D1">
        <w:rPr>
          <w:rFonts w:cs="Courier New"/>
          <w:i/>
          <w:sz w:val="20"/>
          <w:szCs w:val="20"/>
        </w:rPr>
        <w:t xml:space="preserve"> for non-HLS media</w:t>
      </w:r>
      <w:r w:rsidRPr="00325D4A">
        <w:rPr>
          <w:rFonts w:cs="Courier New"/>
          <w:i/>
          <w:sz w:val="20"/>
          <w:szCs w:val="20"/>
        </w:rPr>
        <w:t>)</w:t>
      </w:r>
    </w:p>
    <w:p w:rsidR="001877F8" w:rsidRPr="001B4CCA" w:rsidRDefault="001877F8" w:rsidP="001877F8">
      <w:pPr>
        <w:contextualSpacing/>
        <w:rPr>
          <w:rFonts w:ascii="Courier New" w:hAnsi="Courier New" w:cs="Courier New"/>
          <w:sz w:val="20"/>
          <w:szCs w:val="20"/>
        </w:rPr>
      </w:pPr>
      <w:r w:rsidRPr="001B4CCA">
        <w:rPr>
          <w:rFonts w:ascii="Courier New" w:hAnsi="Courier New" w:cs="Courier New"/>
          <w:sz w:val="20"/>
          <w:szCs w:val="20"/>
        </w:rPr>
        <w:t xml:space="preserve">            </w:t>
      </w:r>
      <w:proofErr w:type="spellStart"/>
      <w:proofErr w:type="gramStart"/>
      <w:r>
        <w:rPr>
          <w:rFonts w:ascii="Courier New" w:hAnsi="Courier New" w:cs="Courier New"/>
          <w:sz w:val="20"/>
          <w:szCs w:val="20"/>
        </w:rPr>
        <w:t>backgroundColor</w:t>
      </w:r>
      <w:proofErr w:type="spellEnd"/>
      <w:proofErr w:type="gramEnd"/>
      <w:r w:rsidRPr="001B4CCA">
        <w:rPr>
          <w:rFonts w:ascii="Courier New" w:hAnsi="Courier New" w:cs="Courier New"/>
          <w:sz w:val="20"/>
          <w:szCs w:val="20"/>
        </w:rPr>
        <w:t xml:space="preserve">: </w:t>
      </w:r>
      <w:r>
        <w:rPr>
          <w:rFonts w:cs="Courier New"/>
          <w:i/>
          <w:sz w:val="20"/>
          <w:szCs w:val="20"/>
        </w:rPr>
        <w:t>color</w:t>
      </w:r>
      <w:r>
        <w:rPr>
          <w:rFonts w:ascii="Courier New" w:hAnsi="Courier New" w:cs="Courier New"/>
          <w:sz w:val="20"/>
          <w:szCs w:val="20"/>
        </w:rPr>
        <w:t xml:space="preserve"> </w:t>
      </w:r>
      <w:r w:rsidRPr="001B4CCA">
        <w:rPr>
          <w:rFonts w:ascii="Courier New" w:hAnsi="Courier New" w:cs="Courier New"/>
          <w:sz w:val="20"/>
          <w:szCs w:val="20"/>
        </w:rPr>
        <w:t>,</w:t>
      </w:r>
    </w:p>
    <w:p w:rsidR="001877F8" w:rsidRPr="001B4CCA" w:rsidRDefault="001877F8" w:rsidP="001877F8">
      <w:pPr>
        <w:contextualSpacing/>
        <w:rPr>
          <w:rFonts w:ascii="Courier New" w:hAnsi="Courier New" w:cs="Courier New"/>
          <w:sz w:val="20"/>
          <w:szCs w:val="20"/>
        </w:rPr>
      </w:pPr>
      <w:r w:rsidRPr="001B4CCA">
        <w:rPr>
          <w:rFonts w:ascii="Courier New" w:hAnsi="Courier New" w:cs="Courier New"/>
          <w:sz w:val="20"/>
          <w:szCs w:val="20"/>
        </w:rPr>
        <w:t xml:space="preserve">            </w:t>
      </w:r>
      <w:proofErr w:type="spellStart"/>
      <w:proofErr w:type="gramStart"/>
      <w:r w:rsidR="00F31656" w:rsidRPr="00F31656">
        <w:rPr>
          <w:rFonts w:ascii="Courier New" w:hAnsi="Courier New" w:cs="Courier New"/>
          <w:sz w:val="20"/>
          <w:szCs w:val="20"/>
        </w:rPr>
        <w:t>borderColor</w:t>
      </w:r>
      <w:proofErr w:type="spellEnd"/>
      <w:proofErr w:type="gramEnd"/>
      <w:r w:rsidRPr="001B4CCA">
        <w:rPr>
          <w:rFonts w:ascii="Courier New" w:hAnsi="Courier New" w:cs="Courier New"/>
          <w:sz w:val="20"/>
          <w:szCs w:val="20"/>
        </w:rPr>
        <w:t xml:space="preserve">: </w:t>
      </w:r>
      <w:r w:rsidR="00F31656">
        <w:rPr>
          <w:rFonts w:cs="Courier New"/>
          <w:i/>
          <w:sz w:val="20"/>
          <w:szCs w:val="20"/>
        </w:rPr>
        <w:t>color</w:t>
      </w:r>
      <w:r>
        <w:rPr>
          <w:rFonts w:ascii="Courier New" w:hAnsi="Courier New" w:cs="Courier New"/>
          <w:sz w:val="20"/>
          <w:szCs w:val="20"/>
        </w:rPr>
        <w:t xml:space="preserve"> </w:t>
      </w:r>
      <w:r w:rsidRPr="001B4CCA">
        <w:rPr>
          <w:rFonts w:ascii="Courier New" w:hAnsi="Courier New" w:cs="Courier New"/>
          <w:sz w:val="20"/>
          <w:szCs w:val="20"/>
        </w:rPr>
        <w:t>,</w:t>
      </w:r>
    </w:p>
    <w:p w:rsidR="00325D4A" w:rsidRPr="001B4CCA" w:rsidRDefault="00325D4A" w:rsidP="00325D4A">
      <w:pPr>
        <w:contextualSpacing/>
        <w:rPr>
          <w:rFonts w:ascii="Courier New" w:hAnsi="Courier New" w:cs="Courier New"/>
          <w:sz w:val="20"/>
          <w:szCs w:val="20"/>
        </w:rPr>
      </w:pPr>
      <w:r w:rsidRPr="001B4CCA">
        <w:rPr>
          <w:rFonts w:ascii="Courier New" w:hAnsi="Courier New" w:cs="Courier New"/>
          <w:sz w:val="20"/>
          <w:szCs w:val="20"/>
        </w:rPr>
        <w:t xml:space="preserve">            </w:t>
      </w:r>
      <w:proofErr w:type="spellStart"/>
      <w:proofErr w:type="gramStart"/>
      <w:r w:rsidR="00F31656" w:rsidRPr="00F31656">
        <w:rPr>
          <w:rFonts w:ascii="Courier New" w:hAnsi="Courier New" w:cs="Courier New"/>
          <w:sz w:val="20"/>
          <w:szCs w:val="20"/>
        </w:rPr>
        <w:t>textColor</w:t>
      </w:r>
      <w:proofErr w:type="spellEnd"/>
      <w:proofErr w:type="gramEnd"/>
      <w:r w:rsidRPr="001B4CCA">
        <w:rPr>
          <w:rFonts w:ascii="Courier New" w:hAnsi="Courier New" w:cs="Courier New"/>
          <w:sz w:val="20"/>
          <w:szCs w:val="20"/>
        </w:rPr>
        <w:t xml:space="preserve">: </w:t>
      </w:r>
      <w:r>
        <w:rPr>
          <w:rFonts w:cs="Courier New"/>
          <w:i/>
          <w:sz w:val="20"/>
          <w:szCs w:val="20"/>
        </w:rPr>
        <w:t>color</w:t>
      </w:r>
      <w:r>
        <w:rPr>
          <w:rFonts w:ascii="Courier New" w:hAnsi="Courier New" w:cs="Courier New"/>
          <w:sz w:val="20"/>
          <w:szCs w:val="20"/>
        </w:rPr>
        <w:t xml:space="preserve"> </w:t>
      </w:r>
      <w:r w:rsidRPr="001B4CCA">
        <w:rPr>
          <w:rFonts w:ascii="Courier New" w:hAnsi="Courier New" w:cs="Courier New"/>
          <w:sz w:val="20"/>
          <w:szCs w:val="20"/>
        </w:rPr>
        <w:t>,</w:t>
      </w:r>
    </w:p>
    <w:p w:rsidR="00325D4A" w:rsidRPr="001B4CCA" w:rsidRDefault="00325D4A" w:rsidP="00325D4A">
      <w:pPr>
        <w:contextualSpacing/>
        <w:rPr>
          <w:rFonts w:ascii="Courier New" w:hAnsi="Courier New" w:cs="Courier New"/>
          <w:sz w:val="20"/>
          <w:szCs w:val="20"/>
        </w:rPr>
      </w:pPr>
      <w:r w:rsidRPr="001B4CCA">
        <w:rPr>
          <w:rFonts w:ascii="Courier New" w:hAnsi="Courier New" w:cs="Courier New"/>
          <w:sz w:val="20"/>
          <w:szCs w:val="20"/>
        </w:rPr>
        <w:t xml:space="preserve">            </w:t>
      </w:r>
      <w:proofErr w:type="spellStart"/>
      <w:proofErr w:type="gramStart"/>
      <w:r w:rsidR="00F31656" w:rsidRPr="00F31656">
        <w:rPr>
          <w:rFonts w:ascii="Courier New" w:hAnsi="Courier New" w:cs="Courier New"/>
          <w:sz w:val="20"/>
          <w:szCs w:val="20"/>
        </w:rPr>
        <w:t>textColorHover</w:t>
      </w:r>
      <w:proofErr w:type="spellEnd"/>
      <w:proofErr w:type="gramEnd"/>
      <w:r w:rsidRPr="001B4CCA">
        <w:rPr>
          <w:rFonts w:ascii="Courier New" w:hAnsi="Courier New" w:cs="Courier New"/>
          <w:sz w:val="20"/>
          <w:szCs w:val="20"/>
        </w:rPr>
        <w:t xml:space="preserve">: </w:t>
      </w:r>
      <w:r>
        <w:rPr>
          <w:rFonts w:cs="Courier New"/>
          <w:i/>
          <w:sz w:val="20"/>
          <w:szCs w:val="20"/>
        </w:rPr>
        <w:t xml:space="preserve">color </w:t>
      </w:r>
      <w:r w:rsidR="00F31656">
        <w:rPr>
          <w:rFonts w:cs="Courier New"/>
          <w:i/>
          <w:sz w:val="20"/>
          <w:szCs w:val="20"/>
        </w:rPr>
        <w:t>(as cursor hovers over item</w:t>
      </w:r>
      <w:r>
        <w:rPr>
          <w:rFonts w:cs="Courier New"/>
          <w:i/>
          <w:sz w:val="20"/>
          <w:szCs w:val="20"/>
        </w:rPr>
        <w:t>)</w:t>
      </w:r>
      <w:r>
        <w:rPr>
          <w:rFonts w:ascii="Courier New" w:hAnsi="Courier New" w:cs="Courier New"/>
          <w:sz w:val="20"/>
          <w:szCs w:val="20"/>
        </w:rPr>
        <w:t xml:space="preserve"> </w:t>
      </w:r>
      <w:r w:rsidRPr="001B4CCA">
        <w:rPr>
          <w:rFonts w:ascii="Courier New" w:hAnsi="Courier New" w:cs="Courier New"/>
          <w:sz w:val="20"/>
          <w:szCs w:val="20"/>
        </w:rPr>
        <w:t>,</w:t>
      </w:r>
    </w:p>
    <w:p w:rsidR="00325D4A" w:rsidRPr="001B4CCA" w:rsidRDefault="00325D4A" w:rsidP="00325D4A">
      <w:pPr>
        <w:contextualSpacing/>
        <w:rPr>
          <w:rFonts w:ascii="Courier New" w:hAnsi="Courier New" w:cs="Courier New"/>
          <w:sz w:val="20"/>
          <w:szCs w:val="20"/>
        </w:rPr>
      </w:pPr>
      <w:r w:rsidRPr="001B4CCA">
        <w:rPr>
          <w:rFonts w:ascii="Courier New" w:hAnsi="Courier New" w:cs="Courier New"/>
          <w:sz w:val="20"/>
          <w:szCs w:val="20"/>
        </w:rPr>
        <w:t xml:space="preserve">            </w:t>
      </w:r>
      <w:proofErr w:type="spellStart"/>
      <w:proofErr w:type="gramStart"/>
      <w:r w:rsidR="00F31656" w:rsidRPr="00F31656">
        <w:rPr>
          <w:rFonts w:ascii="Courier New" w:hAnsi="Courier New" w:cs="Courier New"/>
          <w:sz w:val="20"/>
          <w:szCs w:val="20"/>
        </w:rPr>
        <w:t>selectedColor</w:t>
      </w:r>
      <w:proofErr w:type="spellEnd"/>
      <w:proofErr w:type="gramEnd"/>
      <w:r w:rsidRPr="001B4CCA">
        <w:rPr>
          <w:rFonts w:ascii="Courier New" w:hAnsi="Courier New" w:cs="Courier New"/>
          <w:sz w:val="20"/>
          <w:szCs w:val="20"/>
        </w:rPr>
        <w:t xml:space="preserve">: </w:t>
      </w:r>
      <w:r>
        <w:rPr>
          <w:rFonts w:cs="Courier New"/>
          <w:i/>
          <w:sz w:val="20"/>
          <w:szCs w:val="20"/>
        </w:rPr>
        <w:t xml:space="preserve">color </w:t>
      </w:r>
      <w:r w:rsidR="00F31656">
        <w:rPr>
          <w:rFonts w:cs="Courier New"/>
          <w:i/>
          <w:sz w:val="20"/>
          <w:szCs w:val="20"/>
        </w:rPr>
        <w:t>(of text background after selection</w:t>
      </w:r>
      <w:r>
        <w:rPr>
          <w:rFonts w:cs="Courier New"/>
          <w:i/>
          <w:sz w:val="20"/>
          <w:szCs w:val="20"/>
        </w:rPr>
        <w:t>)</w:t>
      </w:r>
      <w:r>
        <w:rPr>
          <w:rFonts w:ascii="Courier New" w:hAnsi="Courier New" w:cs="Courier New"/>
          <w:sz w:val="20"/>
          <w:szCs w:val="20"/>
        </w:rPr>
        <w:t xml:space="preserve"> </w:t>
      </w:r>
      <w:r w:rsidRPr="001B4CCA">
        <w:rPr>
          <w:rFonts w:ascii="Courier New" w:hAnsi="Courier New" w:cs="Courier New"/>
          <w:sz w:val="20"/>
          <w:szCs w:val="20"/>
        </w:rPr>
        <w:t>,</w:t>
      </w:r>
    </w:p>
    <w:p w:rsidR="001877F8" w:rsidRPr="001B4CCA" w:rsidRDefault="001877F8" w:rsidP="001877F8">
      <w:pPr>
        <w:contextualSpacing/>
        <w:rPr>
          <w:rFonts w:ascii="Courier New" w:hAnsi="Courier New" w:cs="Courier New"/>
          <w:sz w:val="20"/>
          <w:szCs w:val="20"/>
        </w:rPr>
      </w:pPr>
      <w:r>
        <w:rPr>
          <w:rFonts w:ascii="Courier New" w:hAnsi="Courier New" w:cs="Courier New"/>
          <w:sz w:val="20"/>
          <w:szCs w:val="20"/>
        </w:rPr>
        <w:t xml:space="preserve">            </w:t>
      </w:r>
      <w:proofErr w:type="spellStart"/>
      <w:proofErr w:type="gramStart"/>
      <w:r w:rsidR="00F31656" w:rsidRPr="00F31656">
        <w:rPr>
          <w:rFonts w:ascii="Courier New" w:hAnsi="Courier New" w:cs="Courier New"/>
          <w:sz w:val="20"/>
          <w:szCs w:val="20"/>
        </w:rPr>
        <w:t>notchOffset</w:t>
      </w:r>
      <w:proofErr w:type="spellEnd"/>
      <w:proofErr w:type="gramEnd"/>
      <w:r>
        <w:rPr>
          <w:rFonts w:ascii="Courier New" w:hAnsi="Courier New" w:cs="Courier New"/>
          <w:sz w:val="20"/>
          <w:szCs w:val="20"/>
        </w:rPr>
        <w:t xml:space="preserve">: </w:t>
      </w:r>
      <w:r w:rsidR="00F31656">
        <w:rPr>
          <w:rFonts w:cs="Courier New"/>
          <w:i/>
          <w:sz w:val="20"/>
          <w:szCs w:val="20"/>
        </w:rPr>
        <w:t>line width</w:t>
      </w:r>
      <w:r w:rsidRPr="00755AEF">
        <w:rPr>
          <w:rFonts w:cs="Courier New"/>
          <w:i/>
          <w:sz w:val="20"/>
          <w:szCs w:val="20"/>
        </w:rPr>
        <w:t xml:space="preserve"> </w:t>
      </w:r>
      <w:r w:rsidR="00F31656">
        <w:rPr>
          <w:rFonts w:cs="Courier New"/>
          <w:i/>
          <w:sz w:val="20"/>
          <w:szCs w:val="20"/>
        </w:rPr>
        <w:t>(actually the horizontal pixel offset; default 42px</w:t>
      </w:r>
      <w:r>
        <w:rPr>
          <w:rFonts w:cs="Courier New"/>
          <w:i/>
          <w:sz w:val="20"/>
          <w:szCs w:val="20"/>
        </w:rPr>
        <w:t>)</w:t>
      </w:r>
    </w:p>
    <w:p w:rsidR="001877F8" w:rsidRPr="001B4CCA" w:rsidRDefault="001877F8" w:rsidP="001877F8">
      <w:pPr>
        <w:contextualSpacing/>
        <w:rPr>
          <w:rFonts w:ascii="Courier New" w:hAnsi="Courier New" w:cs="Courier New"/>
          <w:sz w:val="20"/>
          <w:szCs w:val="20"/>
        </w:rPr>
      </w:pPr>
      <w:r w:rsidRPr="001B4CCA">
        <w:rPr>
          <w:rFonts w:ascii="Courier New" w:hAnsi="Courier New" w:cs="Courier New"/>
          <w:sz w:val="20"/>
          <w:szCs w:val="20"/>
        </w:rPr>
        <w:t xml:space="preserve">          },</w:t>
      </w:r>
    </w:p>
    <w:p w:rsidR="001B4CCA" w:rsidRPr="001B4CCA" w:rsidRDefault="001B4CCA" w:rsidP="001B4CCA">
      <w:pPr>
        <w:contextualSpacing/>
        <w:rPr>
          <w:rFonts w:ascii="Courier New" w:hAnsi="Courier New" w:cs="Courier New"/>
          <w:sz w:val="20"/>
          <w:szCs w:val="20"/>
        </w:rPr>
      </w:pPr>
      <w:r w:rsidRPr="001B4CCA">
        <w:rPr>
          <w:rFonts w:ascii="Courier New" w:hAnsi="Courier New" w:cs="Courier New"/>
          <w:sz w:val="20"/>
          <w:szCs w:val="20"/>
        </w:rPr>
        <w:t xml:space="preserve">          </w:t>
      </w:r>
      <w:proofErr w:type="spellStart"/>
      <w:proofErr w:type="gramStart"/>
      <w:r w:rsidRPr="001B4CCA">
        <w:rPr>
          <w:rFonts w:ascii="Courier New" w:hAnsi="Courier New" w:cs="Courier New"/>
          <w:sz w:val="20"/>
          <w:szCs w:val="20"/>
        </w:rPr>
        <w:t>buttonBar</w:t>
      </w:r>
      <w:proofErr w:type="spellEnd"/>
      <w:proofErr w:type="gramEnd"/>
      <w:r w:rsidRPr="001B4CCA">
        <w:rPr>
          <w:rFonts w:ascii="Courier New" w:hAnsi="Courier New" w:cs="Courier New"/>
          <w:sz w:val="20"/>
          <w:szCs w:val="20"/>
        </w:rPr>
        <w:t>: {</w:t>
      </w:r>
    </w:p>
    <w:p w:rsidR="001B4CCA" w:rsidRPr="001B4CCA" w:rsidRDefault="001B4CCA" w:rsidP="001B4CCA">
      <w:pPr>
        <w:contextualSpacing/>
        <w:rPr>
          <w:rFonts w:ascii="Courier New" w:hAnsi="Courier New" w:cs="Courier New"/>
          <w:sz w:val="20"/>
          <w:szCs w:val="20"/>
        </w:rPr>
      </w:pPr>
      <w:r w:rsidRPr="001B4CCA">
        <w:rPr>
          <w:rFonts w:ascii="Courier New" w:hAnsi="Courier New" w:cs="Courier New"/>
          <w:sz w:val="20"/>
          <w:szCs w:val="20"/>
        </w:rPr>
        <w:t xml:space="preserve">            </w:t>
      </w:r>
      <w:proofErr w:type="spellStart"/>
      <w:proofErr w:type="gramStart"/>
      <w:r w:rsidRPr="001B4CCA">
        <w:rPr>
          <w:rFonts w:ascii="Courier New" w:hAnsi="Courier New" w:cs="Courier New"/>
          <w:sz w:val="20"/>
          <w:szCs w:val="20"/>
        </w:rPr>
        <w:t>playStartIconImage</w:t>
      </w:r>
      <w:proofErr w:type="spellEnd"/>
      <w:proofErr w:type="gramEnd"/>
      <w:r w:rsidR="00533373">
        <w:rPr>
          <w:rFonts w:ascii="Courier New" w:hAnsi="Courier New" w:cs="Courier New"/>
          <w:sz w:val="20"/>
          <w:szCs w:val="20"/>
        </w:rPr>
        <w:t xml:space="preserve">: </w:t>
      </w:r>
      <w:r w:rsidR="00533373" w:rsidRPr="00B44874">
        <w:rPr>
          <w:rFonts w:cs="Courier New"/>
          <w:i/>
          <w:sz w:val="20"/>
          <w:szCs w:val="20"/>
        </w:rPr>
        <w:t>image;</w:t>
      </w:r>
      <w:r w:rsidR="00533373">
        <w:rPr>
          <w:rFonts w:ascii="Courier New" w:hAnsi="Courier New" w:cs="Courier New"/>
          <w:sz w:val="20"/>
          <w:szCs w:val="20"/>
        </w:rPr>
        <w:t xml:space="preserve"> </w:t>
      </w:r>
      <w:r w:rsidR="00533373">
        <w:rPr>
          <w:rFonts w:cs="Courier New"/>
          <w:i/>
          <w:sz w:val="20"/>
          <w:szCs w:val="20"/>
        </w:rPr>
        <w:t xml:space="preserve">width limit </w:t>
      </w:r>
      <w:ins w:id="58" w:author="Zaun, James" w:date="2014-09-04T07:17:00Z">
        <w:r w:rsidR="00571CAD">
          <w:rPr>
            <w:rFonts w:cs="Courier New"/>
            <w:i/>
            <w:sz w:val="20"/>
            <w:szCs w:val="20"/>
          </w:rPr>
          <w:t>36</w:t>
        </w:r>
      </w:ins>
      <w:del w:id="59" w:author="Zaun, James" w:date="2014-09-04T07:16:00Z">
        <w:r w:rsidR="00533373" w:rsidDel="00571CAD">
          <w:rPr>
            <w:rFonts w:cs="Courier New"/>
            <w:i/>
            <w:sz w:val="20"/>
            <w:szCs w:val="20"/>
          </w:rPr>
          <w:delText>44</w:delText>
        </w:r>
      </w:del>
      <w:r w:rsidR="00533373">
        <w:rPr>
          <w:rFonts w:cs="Courier New"/>
          <w:i/>
          <w:sz w:val="20"/>
          <w:szCs w:val="20"/>
        </w:rPr>
        <w:t>-60</w:t>
      </w:r>
      <w:r w:rsidR="00533373" w:rsidRPr="00B44874">
        <w:rPr>
          <w:rFonts w:cs="Courier New"/>
          <w:i/>
          <w:sz w:val="20"/>
          <w:szCs w:val="20"/>
        </w:rPr>
        <w:t>; height limit 16-32</w:t>
      </w:r>
      <w:r w:rsidR="00533373">
        <w:rPr>
          <w:rFonts w:ascii="Courier New" w:hAnsi="Courier New" w:cs="Courier New"/>
          <w:sz w:val="20"/>
          <w:szCs w:val="20"/>
        </w:rPr>
        <w:t xml:space="preserve"> </w:t>
      </w:r>
      <w:r w:rsidR="00533373" w:rsidRPr="001B4CCA">
        <w:rPr>
          <w:rFonts w:ascii="Courier New" w:hAnsi="Courier New" w:cs="Courier New"/>
          <w:sz w:val="20"/>
          <w:szCs w:val="20"/>
        </w:rPr>
        <w:t>,</w:t>
      </w:r>
    </w:p>
    <w:p w:rsidR="001B4CCA" w:rsidRPr="001B4CCA" w:rsidRDefault="001B4CCA" w:rsidP="001B4CCA">
      <w:pPr>
        <w:contextualSpacing/>
        <w:rPr>
          <w:rFonts w:ascii="Courier New" w:hAnsi="Courier New" w:cs="Courier New"/>
          <w:sz w:val="20"/>
          <w:szCs w:val="20"/>
        </w:rPr>
      </w:pPr>
      <w:r w:rsidRPr="001B4CCA">
        <w:rPr>
          <w:rFonts w:ascii="Courier New" w:hAnsi="Courier New" w:cs="Courier New"/>
          <w:sz w:val="20"/>
          <w:szCs w:val="20"/>
        </w:rPr>
        <w:t xml:space="preserve">            </w:t>
      </w:r>
      <w:proofErr w:type="spellStart"/>
      <w:proofErr w:type="gramStart"/>
      <w:r w:rsidRPr="001B4CCA">
        <w:rPr>
          <w:rFonts w:ascii="Courier New" w:hAnsi="Courier New" w:cs="Courier New"/>
          <w:sz w:val="20"/>
          <w:szCs w:val="20"/>
        </w:rPr>
        <w:t>stopIconImage</w:t>
      </w:r>
      <w:proofErr w:type="spellEnd"/>
      <w:proofErr w:type="gramEnd"/>
      <w:r w:rsidR="00533373">
        <w:rPr>
          <w:rFonts w:ascii="Courier New" w:hAnsi="Courier New" w:cs="Courier New"/>
          <w:sz w:val="20"/>
          <w:szCs w:val="20"/>
        </w:rPr>
        <w:t xml:space="preserve">: </w:t>
      </w:r>
      <w:r w:rsidR="00533373" w:rsidRPr="00B44874">
        <w:rPr>
          <w:rFonts w:cs="Courier New"/>
          <w:i/>
          <w:sz w:val="20"/>
          <w:szCs w:val="20"/>
        </w:rPr>
        <w:t>image;</w:t>
      </w:r>
      <w:r w:rsidR="00533373">
        <w:rPr>
          <w:rFonts w:ascii="Courier New" w:hAnsi="Courier New" w:cs="Courier New"/>
          <w:sz w:val="20"/>
          <w:szCs w:val="20"/>
        </w:rPr>
        <w:t xml:space="preserve"> </w:t>
      </w:r>
      <w:r w:rsidR="00533373">
        <w:rPr>
          <w:rFonts w:cs="Courier New"/>
          <w:i/>
          <w:sz w:val="20"/>
          <w:szCs w:val="20"/>
        </w:rPr>
        <w:t xml:space="preserve">width limit </w:t>
      </w:r>
      <w:ins w:id="60" w:author="Zaun, James" w:date="2014-09-04T07:17:00Z">
        <w:r w:rsidR="00571CAD">
          <w:rPr>
            <w:rFonts w:cs="Courier New"/>
            <w:i/>
            <w:sz w:val="20"/>
            <w:szCs w:val="20"/>
          </w:rPr>
          <w:t>36</w:t>
        </w:r>
      </w:ins>
      <w:del w:id="61" w:author="Zaun, James" w:date="2014-09-04T07:17:00Z">
        <w:r w:rsidR="00533373" w:rsidDel="00571CAD">
          <w:rPr>
            <w:rFonts w:cs="Courier New"/>
            <w:i/>
            <w:sz w:val="20"/>
            <w:szCs w:val="20"/>
          </w:rPr>
          <w:delText>44</w:delText>
        </w:r>
      </w:del>
      <w:r w:rsidR="00533373">
        <w:rPr>
          <w:rFonts w:cs="Courier New"/>
          <w:i/>
          <w:sz w:val="20"/>
          <w:szCs w:val="20"/>
        </w:rPr>
        <w:t>-60</w:t>
      </w:r>
      <w:r w:rsidR="00533373" w:rsidRPr="00B44874">
        <w:rPr>
          <w:rFonts w:cs="Courier New"/>
          <w:i/>
          <w:sz w:val="20"/>
          <w:szCs w:val="20"/>
        </w:rPr>
        <w:t>; height limit 16-32</w:t>
      </w:r>
      <w:r w:rsidR="00533373">
        <w:rPr>
          <w:rFonts w:ascii="Courier New" w:hAnsi="Courier New" w:cs="Courier New"/>
          <w:sz w:val="20"/>
          <w:szCs w:val="20"/>
        </w:rPr>
        <w:t xml:space="preserve"> </w:t>
      </w:r>
      <w:r w:rsidR="00533373" w:rsidRPr="001B4CCA">
        <w:rPr>
          <w:rFonts w:ascii="Courier New" w:hAnsi="Courier New" w:cs="Courier New"/>
          <w:sz w:val="20"/>
          <w:szCs w:val="20"/>
        </w:rPr>
        <w:t>,</w:t>
      </w:r>
    </w:p>
    <w:p w:rsidR="001B4CCA" w:rsidRPr="001B4CCA" w:rsidRDefault="001B4CCA" w:rsidP="001B4CCA">
      <w:pPr>
        <w:contextualSpacing/>
        <w:rPr>
          <w:rFonts w:ascii="Courier New" w:hAnsi="Courier New" w:cs="Courier New"/>
          <w:sz w:val="20"/>
          <w:szCs w:val="20"/>
        </w:rPr>
      </w:pPr>
      <w:r w:rsidRPr="001B4CCA">
        <w:rPr>
          <w:rFonts w:ascii="Courier New" w:hAnsi="Courier New" w:cs="Courier New"/>
          <w:sz w:val="20"/>
          <w:szCs w:val="20"/>
        </w:rPr>
        <w:t xml:space="preserve">            </w:t>
      </w:r>
      <w:proofErr w:type="spellStart"/>
      <w:proofErr w:type="gramStart"/>
      <w:r w:rsidRPr="001B4CCA">
        <w:rPr>
          <w:rFonts w:ascii="Courier New" w:hAnsi="Courier New" w:cs="Courier New"/>
          <w:sz w:val="20"/>
          <w:szCs w:val="20"/>
        </w:rPr>
        <w:t>recordIconImageOn</w:t>
      </w:r>
      <w:proofErr w:type="spellEnd"/>
      <w:proofErr w:type="gramEnd"/>
      <w:r w:rsidR="00533373">
        <w:rPr>
          <w:rFonts w:ascii="Courier New" w:hAnsi="Courier New" w:cs="Courier New"/>
          <w:sz w:val="20"/>
          <w:szCs w:val="20"/>
        </w:rPr>
        <w:t xml:space="preserve">: </w:t>
      </w:r>
      <w:r w:rsidR="00533373" w:rsidRPr="00B44874">
        <w:rPr>
          <w:rFonts w:cs="Courier New"/>
          <w:i/>
          <w:sz w:val="20"/>
          <w:szCs w:val="20"/>
        </w:rPr>
        <w:t>image;</w:t>
      </w:r>
      <w:r w:rsidR="00533373">
        <w:rPr>
          <w:rFonts w:ascii="Courier New" w:hAnsi="Courier New" w:cs="Courier New"/>
          <w:sz w:val="20"/>
          <w:szCs w:val="20"/>
        </w:rPr>
        <w:t xml:space="preserve"> </w:t>
      </w:r>
      <w:r w:rsidR="00533373">
        <w:rPr>
          <w:rFonts w:cs="Courier New"/>
          <w:i/>
          <w:sz w:val="20"/>
          <w:szCs w:val="20"/>
        </w:rPr>
        <w:t xml:space="preserve">width limit </w:t>
      </w:r>
      <w:ins w:id="62" w:author="Zaun, James" w:date="2014-09-04T07:17:00Z">
        <w:r w:rsidR="00571CAD">
          <w:rPr>
            <w:rFonts w:cs="Courier New"/>
            <w:i/>
            <w:sz w:val="20"/>
            <w:szCs w:val="20"/>
          </w:rPr>
          <w:t>36</w:t>
        </w:r>
      </w:ins>
      <w:del w:id="63" w:author="Zaun, James" w:date="2014-09-04T07:17:00Z">
        <w:r w:rsidR="00533373" w:rsidDel="00571CAD">
          <w:rPr>
            <w:rFonts w:cs="Courier New"/>
            <w:i/>
            <w:sz w:val="20"/>
            <w:szCs w:val="20"/>
          </w:rPr>
          <w:delText>44</w:delText>
        </w:r>
      </w:del>
      <w:r w:rsidR="00533373">
        <w:rPr>
          <w:rFonts w:cs="Courier New"/>
          <w:i/>
          <w:sz w:val="20"/>
          <w:szCs w:val="20"/>
        </w:rPr>
        <w:t>-60</w:t>
      </w:r>
      <w:r w:rsidR="00533373" w:rsidRPr="00B44874">
        <w:rPr>
          <w:rFonts w:cs="Courier New"/>
          <w:i/>
          <w:sz w:val="20"/>
          <w:szCs w:val="20"/>
        </w:rPr>
        <w:t>; height limit 16-32</w:t>
      </w:r>
      <w:r w:rsidR="00533373">
        <w:rPr>
          <w:rFonts w:ascii="Courier New" w:hAnsi="Courier New" w:cs="Courier New"/>
          <w:sz w:val="20"/>
          <w:szCs w:val="20"/>
        </w:rPr>
        <w:t xml:space="preserve"> </w:t>
      </w:r>
      <w:r w:rsidR="00533373" w:rsidRPr="001B4CCA">
        <w:rPr>
          <w:rFonts w:ascii="Courier New" w:hAnsi="Courier New" w:cs="Courier New"/>
          <w:sz w:val="20"/>
          <w:szCs w:val="20"/>
        </w:rPr>
        <w:t>,</w:t>
      </w:r>
    </w:p>
    <w:p w:rsidR="001B4CCA" w:rsidRPr="001B4CCA" w:rsidRDefault="001B4CCA" w:rsidP="001B4CCA">
      <w:pPr>
        <w:contextualSpacing/>
        <w:rPr>
          <w:rFonts w:ascii="Courier New" w:hAnsi="Courier New" w:cs="Courier New"/>
          <w:sz w:val="20"/>
          <w:szCs w:val="20"/>
        </w:rPr>
      </w:pPr>
      <w:r w:rsidRPr="001B4CCA">
        <w:rPr>
          <w:rFonts w:ascii="Courier New" w:hAnsi="Courier New" w:cs="Courier New"/>
          <w:sz w:val="20"/>
          <w:szCs w:val="20"/>
        </w:rPr>
        <w:t xml:space="preserve">            </w:t>
      </w:r>
      <w:proofErr w:type="spellStart"/>
      <w:proofErr w:type="gramStart"/>
      <w:r w:rsidRPr="001B4CCA">
        <w:rPr>
          <w:rFonts w:ascii="Courier New" w:hAnsi="Courier New" w:cs="Courier New"/>
          <w:sz w:val="20"/>
          <w:szCs w:val="20"/>
        </w:rPr>
        <w:t>recordIconImageOff</w:t>
      </w:r>
      <w:proofErr w:type="spellEnd"/>
      <w:proofErr w:type="gramEnd"/>
      <w:r w:rsidR="00533373">
        <w:rPr>
          <w:rFonts w:ascii="Courier New" w:hAnsi="Courier New" w:cs="Courier New"/>
          <w:sz w:val="20"/>
          <w:szCs w:val="20"/>
        </w:rPr>
        <w:t xml:space="preserve">: </w:t>
      </w:r>
      <w:r w:rsidR="00533373" w:rsidRPr="00B44874">
        <w:rPr>
          <w:rFonts w:cs="Courier New"/>
          <w:i/>
          <w:sz w:val="20"/>
          <w:szCs w:val="20"/>
        </w:rPr>
        <w:t>image;</w:t>
      </w:r>
      <w:r w:rsidR="00533373">
        <w:rPr>
          <w:rFonts w:ascii="Courier New" w:hAnsi="Courier New" w:cs="Courier New"/>
          <w:sz w:val="20"/>
          <w:szCs w:val="20"/>
        </w:rPr>
        <w:t xml:space="preserve"> </w:t>
      </w:r>
      <w:r w:rsidR="00533373">
        <w:rPr>
          <w:rFonts w:cs="Courier New"/>
          <w:i/>
          <w:sz w:val="20"/>
          <w:szCs w:val="20"/>
        </w:rPr>
        <w:t xml:space="preserve">width limit </w:t>
      </w:r>
      <w:ins w:id="64" w:author="Zaun, James" w:date="2014-09-04T07:17:00Z">
        <w:r w:rsidR="00571CAD">
          <w:rPr>
            <w:rFonts w:cs="Courier New"/>
            <w:i/>
            <w:sz w:val="20"/>
            <w:szCs w:val="20"/>
          </w:rPr>
          <w:t>36</w:t>
        </w:r>
      </w:ins>
      <w:del w:id="65" w:author="Zaun, James" w:date="2014-09-04T07:17:00Z">
        <w:r w:rsidR="00533373" w:rsidDel="00571CAD">
          <w:rPr>
            <w:rFonts w:cs="Courier New"/>
            <w:i/>
            <w:sz w:val="20"/>
            <w:szCs w:val="20"/>
          </w:rPr>
          <w:delText>44</w:delText>
        </w:r>
      </w:del>
      <w:r w:rsidR="00533373">
        <w:rPr>
          <w:rFonts w:cs="Courier New"/>
          <w:i/>
          <w:sz w:val="20"/>
          <w:szCs w:val="20"/>
        </w:rPr>
        <w:t>-60</w:t>
      </w:r>
      <w:r w:rsidR="00533373" w:rsidRPr="00B44874">
        <w:rPr>
          <w:rFonts w:cs="Courier New"/>
          <w:i/>
          <w:sz w:val="20"/>
          <w:szCs w:val="20"/>
        </w:rPr>
        <w:t>; height limit 16-32</w:t>
      </w:r>
      <w:r w:rsidR="00533373">
        <w:rPr>
          <w:rFonts w:ascii="Courier New" w:hAnsi="Courier New" w:cs="Courier New"/>
          <w:sz w:val="20"/>
          <w:szCs w:val="20"/>
        </w:rPr>
        <w:t xml:space="preserve"> </w:t>
      </w:r>
      <w:r w:rsidR="00533373" w:rsidRPr="001B4CCA">
        <w:rPr>
          <w:rFonts w:ascii="Courier New" w:hAnsi="Courier New" w:cs="Courier New"/>
          <w:sz w:val="20"/>
          <w:szCs w:val="20"/>
        </w:rPr>
        <w:t>,</w:t>
      </w:r>
    </w:p>
    <w:p w:rsidR="001B4CCA" w:rsidRPr="001B4CCA" w:rsidRDefault="001B4CCA" w:rsidP="001B4CCA">
      <w:pPr>
        <w:contextualSpacing/>
        <w:rPr>
          <w:rFonts w:ascii="Courier New" w:hAnsi="Courier New" w:cs="Courier New"/>
          <w:sz w:val="20"/>
          <w:szCs w:val="20"/>
        </w:rPr>
      </w:pPr>
      <w:r w:rsidRPr="001B4CCA">
        <w:rPr>
          <w:rFonts w:ascii="Courier New" w:hAnsi="Courier New" w:cs="Courier New"/>
          <w:sz w:val="20"/>
          <w:szCs w:val="20"/>
        </w:rPr>
        <w:t xml:space="preserve">            </w:t>
      </w:r>
      <w:proofErr w:type="spellStart"/>
      <w:proofErr w:type="gramStart"/>
      <w:r w:rsidRPr="001B4CCA">
        <w:rPr>
          <w:rFonts w:ascii="Courier New" w:hAnsi="Courier New" w:cs="Courier New"/>
          <w:sz w:val="20"/>
          <w:szCs w:val="20"/>
        </w:rPr>
        <w:t>resumeIconImage</w:t>
      </w:r>
      <w:proofErr w:type="spellEnd"/>
      <w:proofErr w:type="gramEnd"/>
      <w:r w:rsidR="00533373">
        <w:rPr>
          <w:rFonts w:ascii="Courier New" w:hAnsi="Courier New" w:cs="Courier New"/>
          <w:sz w:val="20"/>
          <w:szCs w:val="20"/>
        </w:rPr>
        <w:t xml:space="preserve">: </w:t>
      </w:r>
      <w:r w:rsidR="00533373" w:rsidRPr="00B44874">
        <w:rPr>
          <w:rFonts w:cs="Courier New"/>
          <w:i/>
          <w:sz w:val="20"/>
          <w:szCs w:val="20"/>
        </w:rPr>
        <w:t>image;</w:t>
      </w:r>
      <w:r w:rsidR="00533373">
        <w:rPr>
          <w:rFonts w:ascii="Courier New" w:hAnsi="Courier New" w:cs="Courier New"/>
          <w:sz w:val="20"/>
          <w:szCs w:val="20"/>
        </w:rPr>
        <w:t xml:space="preserve"> </w:t>
      </w:r>
      <w:r w:rsidR="00533373">
        <w:rPr>
          <w:rFonts w:cs="Courier New"/>
          <w:i/>
          <w:sz w:val="20"/>
          <w:szCs w:val="20"/>
        </w:rPr>
        <w:t xml:space="preserve">width limit </w:t>
      </w:r>
      <w:ins w:id="66" w:author="Zaun, James" w:date="2014-09-04T07:17:00Z">
        <w:r w:rsidR="00571CAD">
          <w:rPr>
            <w:rFonts w:cs="Courier New"/>
            <w:i/>
            <w:sz w:val="20"/>
            <w:szCs w:val="20"/>
          </w:rPr>
          <w:t>36</w:t>
        </w:r>
      </w:ins>
      <w:del w:id="67" w:author="Zaun, James" w:date="2014-09-04T07:17:00Z">
        <w:r w:rsidR="00533373" w:rsidDel="00571CAD">
          <w:rPr>
            <w:rFonts w:cs="Courier New"/>
            <w:i/>
            <w:sz w:val="20"/>
            <w:szCs w:val="20"/>
          </w:rPr>
          <w:delText>44</w:delText>
        </w:r>
      </w:del>
      <w:r w:rsidR="00533373">
        <w:rPr>
          <w:rFonts w:cs="Courier New"/>
          <w:i/>
          <w:sz w:val="20"/>
          <w:szCs w:val="20"/>
        </w:rPr>
        <w:t>-60</w:t>
      </w:r>
      <w:r w:rsidR="00533373" w:rsidRPr="00B44874">
        <w:rPr>
          <w:rFonts w:cs="Courier New"/>
          <w:i/>
          <w:sz w:val="20"/>
          <w:szCs w:val="20"/>
        </w:rPr>
        <w:t>; height limit 16-32</w:t>
      </w:r>
      <w:r w:rsidR="00533373">
        <w:rPr>
          <w:rFonts w:ascii="Courier New" w:hAnsi="Courier New" w:cs="Courier New"/>
          <w:sz w:val="20"/>
          <w:szCs w:val="20"/>
        </w:rPr>
        <w:t xml:space="preserve"> </w:t>
      </w:r>
      <w:r w:rsidR="00533373" w:rsidRPr="001B4CCA">
        <w:rPr>
          <w:rFonts w:ascii="Courier New" w:hAnsi="Courier New" w:cs="Courier New"/>
          <w:sz w:val="20"/>
          <w:szCs w:val="20"/>
        </w:rPr>
        <w:t>,</w:t>
      </w:r>
    </w:p>
    <w:p w:rsidR="001B4CCA" w:rsidRPr="001B4CCA" w:rsidRDefault="001B4CCA" w:rsidP="001B4CCA">
      <w:pPr>
        <w:contextualSpacing/>
        <w:rPr>
          <w:rFonts w:ascii="Courier New" w:hAnsi="Courier New" w:cs="Courier New"/>
          <w:sz w:val="20"/>
          <w:szCs w:val="20"/>
        </w:rPr>
      </w:pPr>
      <w:r w:rsidRPr="001B4CCA">
        <w:rPr>
          <w:rFonts w:ascii="Courier New" w:hAnsi="Courier New" w:cs="Courier New"/>
          <w:sz w:val="20"/>
          <w:szCs w:val="20"/>
        </w:rPr>
        <w:t xml:space="preserve">            </w:t>
      </w:r>
      <w:proofErr w:type="spellStart"/>
      <w:proofErr w:type="gramStart"/>
      <w:r w:rsidRPr="001B4CCA">
        <w:rPr>
          <w:rFonts w:ascii="Courier New" w:hAnsi="Courier New" w:cs="Courier New"/>
          <w:sz w:val="20"/>
          <w:szCs w:val="20"/>
        </w:rPr>
        <w:t>pauseIconImage</w:t>
      </w:r>
      <w:proofErr w:type="spellEnd"/>
      <w:proofErr w:type="gramEnd"/>
      <w:r w:rsidR="00533373">
        <w:rPr>
          <w:rFonts w:ascii="Courier New" w:hAnsi="Courier New" w:cs="Courier New"/>
          <w:sz w:val="20"/>
          <w:szCs w:val="20"/>
        </w:rPr>
        <w:t xml:space="preserve">: </w:t>
      </w:r>
      <w:r w:rsidR="00533373" w:rsidRPr="00B44874">
        <w:rPr>
          <w:rFonts w:cs="Courier New"/>
          <w:i/>
          <w:sz w:val="20"/>
          <w:szCs w:val="20"/>
        </w:rPr>
        <w:t>image;</w:t>
      </w:r>
      <w:r w:rsidR="00533373">
        <w:rPr>
          <w:rFonts w:ascii="Courier New" w:hAnsi="Courier New" w:cs="Courier New"/>
          <w:sz w:val="20"/>
          <w:szCs w:val="20"/>
        </w:rPr>
        <w:t xml:space="preserve"> </w:t>
      </w:r>
      <w:r w:rsidR="00533373">
        <w:rPr>
          <w:rFonts w:cs="Courier New"/>
          <w:i/>
          <w:sz w:val="20"/>
          <w:szCs w:val="20"/>
        </w:rPr>
        <w:t xml:space="preserve">width limit </w:t>
      </w:r>
      <w:ins w:id="68" w:author="Zaun, James" w:date="2014-09-04T07:17:00Z">
        <w:r w:rsidR="00571CAD">
          <w:rPr>
            <w:rFonts w:cs="Courier New"/>
            <w:i/>
            <w:sz w:val="20"/>
            <w:szCs w:val="20"/>
          </w:rPr>
          <w:t>36</w:t>
        </w:r>
      </w:ins>
      <w:del w:id="69" w:author="Zaun, James" w:date="2014-09-04T07:17:00Z">
        <w:r w:rsidR="00533373" w:rsidDel="00571CAD">
          <w:rPr>
            <w:rFonts w:cs="Courier New"/>
            <w:i/>
            <w:sz w:val="20"/>
            <w:szCs w:val="20"/>
          </w:rPr>
          <w:delText>44</w:delText>
        </w:r>
      </w:del>
      <w:r w:rsidR="00533373">
        <w:rPr>
          <w:rFonts w:cs="Courier New"/>
          <w:i/>
          <w:sz w:val="20"/>
          <w:szCs w:val="20"/>
        </w:rPr>
        <w:t>-60</w:t>
      </w:r>
      <w:r w:rsidR="00533373" w:rsidRPr="00B44874">
        <w:rPr>
          <w:rFonts w:cs="Courier New"/>
          <w:i/>
          <w:sz w:val="20"/>
          <w:szCs w:val="20"/>
        </w:rPr>
        <w:t>; height limit 16-32</w:t>
      </w:r>
      <w:r w:rsidR="00533373">
        <w:rPr>
          <w:rFonts w:ascii="Courier New" w:hAnsi="Courier New" w:cs="Courier New"/>
          <w:sz w:val="20"/>
          <w:szCs w:val="20"/>
        </w:rPr>
        <w:t xml:space="preserve"> </w:t>
      </w:r>
      <w:r w:rsidR="00533373" w:rsidRPr="001B4CCA">
        <w:rPr>
          <w:rFonts w:ascii="Courier New" w:hAnsi="Courier New" w:cs="Courier New"/>
          <w:sz w:val="20"/>
          <w:szCs w:val="20"/>
        </w:rPr>
        <w:t>,</w:t>
      </w:r>
    </w:p>
    <w:p w:rsidR="001B4CCA" w:rsidRPr="001B4CCA" w:rsidRDefault="001B4CCA" w:rsidP="001B4CCA">
      <w:pPr>
        <w:contextualSpacing/>
        <w:rPr>
          <w:rFonts w:ascii="Courier New" w:hAnsi="Courier New" w:cs="Courier New"/>
          <w:sz w:val="20"/>
          <w:szCs w:val="20"/>
        </w:rPr>
      </w:pPr>
      <w:r w:rsidRPr="001B4CCA">
        <w:rPr>
          <w:rFonts w:ascii="Courier New" w:hAnsi="Courier New" w:cs="Courier New"/>
          <w:sz w:val="20"/>
          <w:szCs w:val="20"/>
        </w:rPr>
        <w:t xml:space="preserve">            </w:t>
      </w:r>
      <w:proofErr w:type="spellStart"/>
      <w:proofErr w:type="gramStart"/>
      <w:r w:rsidRPr="001B4CCA">
        <w:rPr>
          <w:rFonts w:ascii="Courier New" w:hAnsi="Courier New" w:cs="Courier New"/>
          <w:sz w:val="20"/>
          <w:szCs w:val="20"/>
        </w:rPr>
        <w:t>skipForwardIconImage</w:t>
      </w:r>
      <w:proofErr w:type="spellEnd"/>
      <w:proofErr w:type="gramEnd"/>
      <w:r w:rsidR="00533373">
        <w:rPr>
          <w:rFonts w:ascii="Courier New" w:hAnsi="Courier New" w:cs="Courier New"/>
          <w:sz w:val="20"/>
          <w:szCs w:val="20"/>
        </w:rPr>
        <w:t xml:space="preserve">: </w:t>
      </w:r>
      <w:r w:rsidR="00533373" w:rsidRPr="00B44874">
        <w:rPr>
          <w:rFonts w:cs="Courier New"/>
          <w:i/>
          <w:sz w:val="20"/>
          <w:szCs w:val="20"/>
        </w:rPr>
        <w:t>image;</w:t>
      </w:r>
      <w:r w:rsidR="00533373">
        <w:rPr>
          <w:rFonts w:ascii="Courier New" w:hAnsi="Courier New" w:cs="Courier New"/>
          <w:sz w:val="20"/>
          <w:szCs w:val="20"/>
        </w:rPr>
        <w:t xml:space="preserve"> </w:t>
      </w:r>
      <w:r w:rsidR="00533373">
        <w:rPr>
          <w:rFonts w:cs="Courier New"/>
          <w:i/>
          <w:sz w:val="20"/>
          <w:szCs w:val="20"/>
        </w:rPr>
        <w:t xml:space="preserve">width limit </w:t>
      </w:r>
      <w:ins w:id="70" w:author="Zaun, James" w:date="2014-09-04T07:17:00Z">
        <w:r w:rsidR="00571CAD">
          <w:rPr>
            <w:rFonts w:cs="Courier New"/>
            <w:i/>
            <w:sz w:val="20"/>
            <w:szCs w:val="20"/>
          </w:rPr>
          <w:t>36</w:t>
        </w:r>
      </w:ins>
      <w:del w:id="71" w:author="Zaun, James" w:date="2014-09-04T07:17:00Z">
        <w:r w:rsidR="00533373" w:rsidDel="00571CAD">
          <w:rPr>
            <w:rFonts w:cs="Courier New"/>
            <w:i/>
            <w:sz w:val="20"/>
            <w:szCs w:val="20"/>
          </w:rPr>
          <w:delText>44</w:delText>
        </w:r>
      </w:del>
      <w:r w:rsidR="00533373">
        <w:rPr>
          <w:rFonts w:cs="Courier New"/>
          <w:i/>
          <w:sz w:val="20"/>
          <w:szCs w:val="20"/>
        </w:rPr>
        <w:t>-60</w:t>
      </w:r>
      <w:r w:rsidR="00533373" w:rsidRPr="00B44874">
        <w:rPr>
          <w:rFonts w:cs="Courier New"/>
          <w:i/>
          <w:sz w:val="20"/>
          <w:szCs w:val="20"/>
        </w:rPr>
        <w:t>; height limit 16-32</w:t>
      </w:r>
      <w:r w:rsidR="00533373">
        <w:rPr>
          <w:rFonts w:ascii="Courier New" w:hAnsi="Courier New" w:cs="Courier New"/>
          <w:sz w:val="20"/>
          <w:szCs w:val="20"/>
        </w:rPr>
        <w:t xml:space="preserve"> </w:t>
      </w:r>
      <w:r w:rsidR="00533373" w:rsidRPr="001B4CCA">
        <w:rPr>
          <w:rFonts w:ascii="Courier New" w:hAnsi="Courier New" w:cs="Courier New"/>
          <w:sz w:val="20"/>
          <w:szCs w:val="20"/>
        </w:rPr>
        <w:t>,</w:t>
      </w:r>
    </w:p>
    <w:p w:rsidR="001B4CCA" w:rsidRPr="001B4CCA" w:rsidRDefault="001B4CCA" w:rsidP="001B4CCA">
      <w:pPr>
        <w:contextualSpacing/>
        <w:rPr>
          <w:rFonts w:ascii="Courier New" w:hAnsi="Courier New" w:cs="Courier New"/>
          <w:sz w:val="20"/>
          <w:szCs w:val="20"/>
        </w:rPr>
      </w:pPr>
      <w:r w:rsidRPr="001B4CCA">
        <w:rPr>
          <w:rFonts w:ascii="Courier New" w:hAnsi="Courier New" w:cs="Courier New"/>
          <w:sz w:val="20"/>
          <w:szCs w:val="20"/>
        </w:rPr>
        <w:t xml:space="preserve">            </w:t>
      </w:r>
      <w:proofErr w:type="spellStart"/>
      <w:proofErr w:type="gramStart"/>
      <w:r w:rsidRPr="001B4CCA">
        <w:rPr>
          <w:rFonts w:ascii="Courier New" w:hAnsi="Courier New" w:cs="Courier New"/>
          <w:sz w:val="20"/>
          <w:szCs w:val="20"/>
        </w:rPr>
        <w:t>skipBackwardIconImage</w:t>
      </w:r>
      <w:proofErr w:type="spellEnd"/>
      <w:proofErr w:type="gramEnd"/>
      <w:r w:rsidR="00533373">
        <w:rPr>
          <w:rFonts w:ascii="Courier New" w:hAnsi="Courier New" w:cs="Courier New"/>
          <w:sz w:val="20"/>
          <w:szCs w:val="20"/>
        </w:rPr>
        <w:t xml:space="preserve">: </w:t>
      </w:r>
      <w:r w:rsidR="00533373" w:rsidRPr="00B44874">
        <w:rPr>
          <w:rFonts w:cs="Courier New"/>
          <w:i/>
          <w:sz w:val="20"/>
          <w:szCs w:val="20"/>
        </w:rPr>
        <w:t>image;</w:t>
      </w:r>
      <w:r w:rsidR="00533373">
        <w:rPr>
          <w:rFonts w:ascii="Courier New" w:hAnsi="Courier New" w:cs="Courier New"/>
          <w:sz w:val="20"/>
          <w:szCs w:val="20"/>
        </w:rPr>
        <w:t xml:space="preserve"> </w:t>
      </w:r>
      <w:r w:rsidR="00533373">
        <w:rPr>
          <w:rFonts w:cs="Courier New"/>
          <w:i/>
          <w:sz w:val="20"/>
          <w:szCs w:val="20"/>
        </w:rPr>
        <w:t xml:space="preserve">width limit </w:t>
      </w:r>
      <w:ins w:id="72" w:author="Zaun, James" w:date="2014-09-04T07:17:00Z">
        <w:r w:rsidR="00571CAD">
          <w:rPr>
            <w:rFonts w:cs="Courier New"/>
            <w:i/>
            <w:sz w:val="20"/>
            <w:szCs w:val="20"/>
          </w:rPr>
          <w:t>36</w:t>
        </w:r>
      </w:ins>
      <w:del w:id="73" w:author="Zaun, James" w:date="2014-09-04T07:17:00Z">
        <w:r w:rsidR="00533373" w:rsidDel="00571CAD">
          <w:rPr>
            <w:rFonts w:cs="Courier New"/>
            <w:i/>
            <w:sz w:val="20"/>
            <w:szCs w:val="20"/>
          </w:rPr>
          <w:delText>44</w:delText>
        </w:r>
      </w:del>
      <w:r w:rsidR="00533373">
        <w:rPr>
          <w:rFonts w:cs="Courier New"/>
          <w:i/>
          <w:sz w:val="20"/>
          <w:szCs w:val="20"/>
        </w:rPr>
        <w:t>-60</w:t>
      </w:r>
      <w:r w:rsidR="00533373" w:rsidRPr="00B44874">
        <w:rPr>
          <w:rFonts w:cs="Courier New"/>
          <w:i/>
          <w:sz w:val="20"/>
          <w:szCs w:val="20"/>
        </w:rPr>
        <w:t>; height limit 16-32</w:t>
      </w:r>
      <w:r w:rsidR="00533373">
        <w:rPr>
          <w:rFonts w:ascii="Courier New" w:hAnsi="Courier New" w:cs="Courier New"/>
          <w:sz w:val="20"/>
          <w:szCs w:val="20"/>
        </w:rPr>
        <w:t xml:space="preserve"> </w:t>
      </w:r>
      <w:r w:rsidR="00533373" w:rsidRPr="001B4CCA">
        <w:rPr>
          <w:rFonts w:ascii="Courier New" w:hAnsi="Courier New" w:cs="Courier New"/>
          <w:sz w:val="20"/>
          <w:szCs w:val="20"/>
        </w:rPr>
        <w:t>,</w:t>
      </w:r>
    </w:p>
    <w:p w:rsidR="001B4CCA" w:rsidRPr="001B4CCA" w:rsidRDefault="001B4CCA" w:rsidP="001B4CCA">
      <w:pPr>
        <w:contextualSpacing/>
        <w:rPr>
          <w:rFonts w:ascii="Courier New" w:hAnsi="Courier New" w:cs="Courier New"/>
          <w:sz w:val="20"/>
          <w:szCs w:val="20"/>
        </w:rPr>
      </w:pPr>
      <w:r w:rsidRPr="001B4CCA">
        <w:rPr>
          <w:rFonts w:ascii="Courier New" w:hAnsi="Courier New" w:cs="Courier New"/>
          <w:sz w:val="20"/>
          <w:szCs w:val="20"/>
        </w:rPr>
        <w:t xml:space="preserve">            </w:t>
      </w:r>
      <w:proofErr w:type="spellStart"/>
      <w:proofErr w:type="gramStart"/>
      <w:r w:rsidRPr="001B4CCA">
        <w:rPr>
          <w:rFonts w:ascii="Courier New" w:hAnsi="Courier New" w:cs="Courier New"/>
          <w:sz w:val="20"/>
          <w:szCs w:val="20"/>
        </w:rPr>
        <w:t>catchupIconImage</w:t>
      </w:r>
      <w:proofErr w:type="spellEnd"/>
      <w:proofErr w:type="gramEnd"/>
      <w:r w:rsidR="00533373">
        <w:rPr>
          <w:rFonts w:ascii="Courier New" w:hAnsi="Courier New" w:cs="Courier New"/>
          <w:sz w:val="20"/>
          <w:szCs w:val="20"/>
        </w:rPr>
        <w:t xml:space="preserve">: </w:t>
      </w:r>
      <w:r w:rsidR="00533373" w:rsidRPr="00B44874">
        <w:rPr>
          <w:rFonts w:cs="Courier New"/>
          <w:i/>
          <w:sz w:val="20"/>
          <w:szCs w:val="20"/>
        </w:rPr>
        <w:t>image;</w:t>
      </w:r>
      <w:r w:rsidR="00533373">
        <w:rPr>
          <w:rFonts w:ascii="Courier New" w:hAnsi="Courier New" w:cs="Courier New"/>
          <w:sz w:val="20"/>
          <w:szCs w:val="20"/>
        </w:rPr>
        <w:t xml:space="preserve"> </w:t>
      </w:r>
      <w:r w:rsidR="00533373">
        <w:rPr>
          <w:rFonts w:cs="Courier New"/>
          <w:i/>
          <w:sz w:val="20"/>
          <w:szCs w:val="20"/>
        </w:rPr>
        <w:t xml:space="preserve">width limit </w:t>
      </w:r>
      <w:ins w:id="74" w:author="Zaun, James" w:date="2014-09-04T07:18:00Z">
        <w:r w:rsidR="00571CAD">
          <w:rPr>
            <w:rFonts w:cs="Courier New"/>
            <w:i/>
            <w:sz w:val="20"/>
            <w:szCs w:val="20"/>
          </w:rPr>
          <w:t>36</w:t>
        </w:r>
      </w:ins>
      <w:del w:id="75" w:author="Zaun, James" w:date="2014-09-04T07:17:00Z">
        <w:r w:rsidR="00533373" w:rsidDel="00571CAD">
          <w:rPr>
            <w:rFonts w:cs="Courier New"/>
            <w:i/>
            <w:sz w:val="20"/>
            <w:szCs w:val="20"/>
          </w:rPr>
          <w:delText>44</w:delText>
        </w:r>
      </w:del>
      <w:r w:rsidR="00533373">
        <w:rPr>
          <w:rFonts w:cs="Courier New"/>
          <w:i/>
          <w:sz w:val="20"/>
          <w:szCs w:val="20"/>
        </w:rPr>
        <w:t>-60</w:t>
      </w:r>
      <w:r w:rsidR="00533373" w:rsidRPr="00B44874">
        <w:rPr>
          <w:rFonts w:cs="Courier New"/>
          <w:i/>
          <w:sz w:val="20"/>
          <w:szCs w:val="20"/>
        </w:rPr>
        <w:t>; height limit 16-32</w:t>
      </w:r>
      <w:r w:rsidR="00533373">
        <w:rPr>
          <w:rFonts w:ascii="Courier New" w:hAnsi="Courier New" w:cs="Courier New"/>
          <w:sz w:val="20"/>
          <w:szCs w:val="20"/>
        </w:rPr>
        <w:t xml:space="preserve"> </w:t>
      </w:r>
      <w:r w:rsidR="00533373" w:rsidRPr="001B4CCA">
        <w:rPr>
          <w:rFonts w:ascii="Courier New" w:hAnsi="Courier New" w:cs="Courier New"/>
          <w:sz w:val="20"/>
          <w:szCs w:val="20"/>
        </w:rPr>
        <w:t>,</w:t>
      </w:r>
    </w:p>
    <w:p w:rsidR="001B4CCA" w:rsidRPr="001B4CCA" w:rsidRDefault="001B4CCA" w:rsidP="001B4CCA">
      <w:pPr>
        <w:contextualSpacing/>
        <w:rPr>
          <w:rFonts w:ascii="Courier New" w:hAnsi="Courier New" w:cs="Courier New"/>
          <w:sz w:val="20"/>
          <w:szCs w:val="20"/>
        </w:rPr>
      </w:pPr>
      <w:r w:rsidRPr="001B4CCA">
        <w:rPr>
          <w:rFonts w:ascii="Courier New" w:hAnsi="Courier New" w:cs="Courier New"/>
          <w:sz w:val="20"/>
          <w:szCs w:val="20"/>
        </w:rPr>
        <w:t xml:space="preserve">            </w:t>
      </w:r>
      <w:proofErr w:type="spellStart"/>
      <w:proofErr w:type="gramStart"/>
      <w:r w:rsidRPr="001B4CCA">
        <w:rPr>
          <w:rFonts w:ascii="Courier New" w:hAnsi="Courier New" w:cs="Courier New"/>
          <w:sz w:val="20"/>
          <w:szCs w:val="20"/>
        </w:rPr>
        <w:t>bookmarkAddIconImage</w:t>
      </w:r>
      <w:proofErr w:type="spellEnd"/>
      <w:proofErr w:type="gramEnd"/>
      <w:r w:rsidR="00533373">
        <w:rPr>
          <w:rFonts w:ascii="Courier New" w:hAnsi="Courier New" w:cs="Courier New"/>
          <w:sz w:val="20"/>
          <w:szCs w:val="20"/>
        </w:rPr>
        <w:t xml:space="preserve">: </w:t>
      </w:r>
      <w:r w:rsidR="00533373" w:rsidRPr="00B44874">
        <w:rPr>
          <w:rFonts w:cs="Courier New"/>
          <w:i/>
          <w:sz w:val="20"/>
          <w:szCs w:val="20"/>
        </w:rPr>
        <w:t>image;</w:t>
      </w:r>
      <w:r w:rsidR="00533373">
        <w:rPr>
          <w:rFonts w:ascii="Courier New" w:hAnsi="Courier New" w:cs="Courier New"/>
          <w:sz w:val="20"/>
          <w:szCs w:val="20"/>
        </w:rPr>
        <w:t xml:space="preserve"> </w:t>
      </w:r>
      <w:r w:rsidR="00533373">
        <w:rPr>
          <w:rFonts w:cs="Courier New"/>
          <w:i/>
          <w:sz w:val="20"/>
          <w:szCs w:val="20"/>
        </w:rPr>
        <w:t xml:space="preserve">width limit </w:t>
      </w:r>
      <w:ins w:id="76" w:author="Zaun, James" w:date="2014-09-04T07:18:00Z">
        <w:r w:rsidR="00571CAD">
          <w:rPr>
            <w:rFonts w:cs="Courier New"/>
            <w:i/>
            <w:sz w:val="20"/>
            <w:szCs w:val="20"/>
          </w:rPr>
          <w:t>36</w:t>
        </w:r>
      </w:ins>
      <w:del w:id="77" w:author="Zaun, James" w:date="2014-09-04T07:18:00Z">
        <w:r w:rsidR="00533373" w:rsidDel="00571CAD">
          <w:rPr>
            <w:rFonts w:cs="Courier New"/>
            <w:i/>
            <w:sz w:val="20"/>
            <w:szCs w:val="20"/>
          </w:rPr>
          <w:delText>44</w:delText>
        </w:r>
      </w:del>
      <w:r w:rsidR="00533373">
        <w:rPr>
          <w:rFonts w:cs="Courier New"/>
          <w:i/>
          <w:sz w:val="20"/>
          <w:szCs w:val="20"/>
        </w:rPr>
        <w:t>-60</w:t>
      </w:r>
      <w:r w:rsidR="00533373" w:rsidRPr="00B44874">
        <w:rPr>
          <w:rFonts w:cs="Courier New"/>
          <w:i/>
          <w:sz w:val="20"/>
          <w:szCs w:val="20"/>
        </w:rPr>
        <w:t>; height limit 16-32</w:t>
      </w:r>
      <w:r w:rsidR="00533373">
        <w:rPr>
          <w:rFonts w:ascii="Courier New" w:hAnsi="Courier New" w:cs="Courier New"/>
          <w:sz w:val="20"/>
          <w:szCs w:val="20"/>
        </w:rPr>
        <w:t xml:space="preserve"> </w:t>
      </w:r>
      <w:r w:rsidR="00533373" w:rsidRPr="001B4CCA">
        <w:rPr>
          <w:rFonts w:ascii="Courier New" w:hAnsi="Courier New" w:cs="Courier New"/>
          <w:sz w:val="20"/>
          <w:szCs w:val="20"/>
        </w:rPr>
        <w:t>,</w:t>
      </w:r>
    </w:p>
    <w:p w:rsidR="001B4CCA" w:rsidRPr="001B4CCA" w:rsidRDefault="001B4CCA" w:rsidP="001B4CCA">
      <w:pPr>
        <w:contextualSpacing/>
        <w:rPr>
          <w:rFonts w:ascii="Courier New" w:hAnsi="Courier New" w:cs="Courier New"/>
          <w:sz w:val="20"/>
          <w:szCs w:val="20"/>
        </w:rPr>
      </w:pPr>
      <w:r w:rsidRPr="001B4CCA">
        <w:rPr>
          <w:rFonts w:ascii="Courier New" w:hAnsi="Courier New" w:cs="Courier New"/>
          <w:sz w:val="20"/>
          <w:szCs w:val="20"/>
        </w:rPr>
        <w:t xml:space="preserve">            </w:t>
      </w:r>
      <w:proofErr w:type="spellStart"/>
      <w:proofErr w:type="gramStart"/>
      <w:r w:rsidRPr="001B4CCA">
        <w:rPr>
          <w:rFonts w:ascii="Courier New" w:hAnsi="Courier New" w:cs="Courier New"/>
          <w:sz w:val="20"/>
          <w:szCs w:val="20"/>
        </w:rPr>
        <w:t>bookmarkEditIconImage</w:t>
      </w:r>
      <w:proofErr w:type="spellEnd"/>
      <w:proofErr w:type="gramEnd"/>
      <w:r w:rsidR="00533373">
        <w:rPr>
          <w:rFonts w:ascii="Courier New" w:hAnsi="Courier New" w:cs="Courier New"/>
          <w:sz w:val="20"/>
          <w:szCs w:val="20"/>
        </w:rPr>
        <w:t xml:space="preserve">: </w:t>
      </w:r>
      <w:r w:rsidR="00533373" w:rsidRPr="00B44874">
        <w:rPr>
          <w:rFonts w:cs="Courier New"/>
          <w:i/>
          <w:sz w:val="20"/>
          <w:szCs w:val="20"/>
        </w:rPr>
        <w:t>image;</w:t>
      </w:r>
      <w:r w:rsidR="00533373">
        <w:rPr>
          <w:rFonts w:ascii="Courier New" w:hAnsi="Courier New" w:cs="Courier New"/>
          <w:sz w:val="20"/>
          <w:szCs w:val="20"/>
        </w:rPr>
        <w:t xml:space="preserve"> </w:t>
      </w:r>
      <w:r w:rsidR="00533373">
        <w:rPr>
          <w:rFonts w:cs="Courier New"/>
          <w:i/>
          <w:sz w:val="20"/>
          <w:szCs w:val="20"/>
        </w:rPr>
        <w:t xml:space="preserve">width limit </w:t>
      </w:r>
      <w:ins w:id="78" w:author="Zaun, James" w:date="2014-09-04T07:18:00Z">
        <w:r w:rsidR="00571CAD">
          <w:rPr>
            <w:rFonts w:cs="Courier New"/>
            <w:i/>
            <w:sz w:val="20"/>
            <w:szCs w:val="20"/>
          </w:rPr>
          <w:t>36</w:t>
        </w:r>
      </w:ins>
      <w:del w:id="79" w:author="Zaun, James" w:date="2014-09-04T07:18:00Z">
        <w:r w:rsidR="00533373" w:rsidDel="00571CAD">
          <w:rPr>
            <w:rFonts w:cs="Courier New"/>
            <w:i/>
            <w:sz w:val="20"/>
            <w:szCs w:val="20"/>
          </w:rPr>
          <w:delText>44</w:delText>
        </w:r>
      </w:del>
      <w:r w:rsidR="00533373">
        <w:rPr>
          <w:rFonts w:cs="Courier New"/>
          <w:i/>
          <w:sz w:val="20"/>
          <w:szCs w:val="20"/>
        </w:rPr>
        <w:t>-60</w:t>
      </w:r>
      <w:r w:rsidR="00533373" w:rsidRPr="00B44874">
        <w:rPr>
          <w:rFonts w:cs="Courier New"/>
          <w:i/>
          <w:sz w:val="20"/>
          <w:szCs w:val="20"/>
        </w:rPr>
        <w:t>; height limit 16-32</w:t>
      </w:r>
      <w:r w:rsidR="00533373">
        <w:rPr>
          <w:rFonts w:ascii="Courier New" w:hAnsi="Courier New" w:cs="Courier New"/>
          <w:sz w:val="20"/>
          <w:szCs w:val="20"/>
        </w:rPr>
        <w:t xml:space="preserve"> </w:t>
      </w:r>
      <w:r w:rsidR="00533373" w:rsidRPr="001B4CCA">
        <w:rPr>
          <w:rFonts w:ascii="Courier New" w:hAnsi="Courier New" w:cs="Courier New"/>
          <w:sz w:val="20"/>
          <w:szCs w:val="20"/>
        </w:rPr>
        <w:t>,</w:t>
      </w:r>
    </w:p>
    <w:p w:rsidR="001B4CCA" w:rsidRPr="001B4CCA" w:rsidRDefault="001B4CCA" w:rsidP="001B4CCA">
      <w:pPr>
        <w:contextualSpacing/>
        <w:rPr>
          <w:rFonts w:ascii="Courier New" w:hAnsi="Courier New" w:cs="Courier New"/>
          <w:sz w:val="20"/>
          <w:szCs w:val="20"/>
        </w:rPr>
      </w:pPr>
      <w:r w:rsidRPr="001B4CCA">
        <w:rPr>
          <w:rFonts w:ascii="Courier New" w:hAnsi="Courier New" w:cs="Courier New"/>
          <w:sz w:val="20"/>
          <w:szCs w:val="20"/>
        </w:rPr>
        <w:t xml:space="preserve">            </w:t>
      </w:r>
      <w:proofErr w:type="spellStart"/>
      <w:proofErr w:type="gramStart"/>
      <w:r w:rsidRPr="001B4CCA">
        <w:rPr>
          <w:rFonts w:ascii="Courier New" w:hAnsi="Courier New" w:cs="Courier New"/>
          <w:sz w:val="20"/>
          <w:szCs w:val="20"/>
        </w:rPr>
        <w:t>bookmarkDeleteIconImage</w:t>
      </w:r>
      <w:proofErr w:type="spellEnd"/>
      <w:proofErr w:type="gramEnd"/>
      <w:r w:rsidR="00533373">
        <w:rPr>
          <w:rFonts w:ascii="Courier New" w:hAnsi="Courier New" w:cs="Courier New"/>
          <w:sz w:val="20"/>
          <w:szCs w:val="20"/>
        </w:rPr>
        <w:t xml:space="preserve">: </w:t>
      </w:r>
      <w:r w:rsidR="00533373" w:rsidRPr="00B44874">
        <w:rPr>
          <w:rFonts w:cs="Courier New"/>
          <w:i/>
          <w:sz w:val="20"/>
          <w:szCs w:val="20"/>
        </w:rPr>
        <w:t>image;</w:t>
      </w:r>
      <w:r w:rsidR="00533373">
        <w:rPr>
          <w:rFonts w:ascii="Courier New" w:hAnsi="Courier New" w:cs="Courier New"/>
          <w:sz w:val="20"/>
          <w:szCs w:val="20"/>
        </w:rPr>
        <w:t xml:space="preserve"> </w:t>
      </w:r>
      <w:r w:rsidR="00533373">
        <w:rPr>
          <w:rFonts w:cs="Courier New"/>
          <w:i/>
          <w:sz w:val="20"/>
          <w:szCs w:val="20"/>
        </w:rPr>
        <w:t xml:space="preserve">width limit </w:t>
      </w:r>
      <w:ins w:id="80" w:author="Zaun, James" w:date="2014-09-04T07:18:00Z">
        <w:r w:rsidR="00571CAD">
          <w:rPr>
            <w:rFonts w:cs="Courier New"/>
            <w:i/>
            <w:sz w:val="20"/>
            <w:szCs w:val="20"/>
          </w:rPr>
          <w:t>36</w:t>
        </w:r>
      </w:ins>
      <w:del w:id="81" w:author="Zaun, James" w:date="2014-09-04T07:18:00Z">
        <w:r w:rsidR="00533373" w:rsidDel="00571CAD">
          <w:rPr>
            <w:rFonts w:cs="Courier New"/>
            <w:i/>
            <w:sz w:val="20"/>
            <w:szCs w:val="20"/>
          </w:rPr>
          <w:delText>44</w:delText>
        </w:r>
      </w:del>
      <w:r w:rsidR="00533373">
        <w:rPr>
          <w:rFonts w:cs="Courier New"/>
          <w:i/>
          <w:sz w:val="20"/>
          <w:szCs w:val="20"/>
        </w:rPr>
        <w:t>-60</w:t>
      </w:r>
      <w:r w:rsidR="00533373" w:rsidRPr="00B44874">
        <w:rPr>
          <w:rFonts w:cs="Courier New"/>
          <w:i/>
          <w:sz w:val="20"/>
          <w:szCs w:val="20"/>
        </w:rPr>
        <w:t>; height limit 16-32</w:t>
      </w:r>
      <w:r w:rsidR="00533373">
        <w:rPr>
          <w:rFonts w:ascii="Courier New" w:hAnsi="Courier New" w:cs="Courier New"/>
          <w:sz w:val="20"/>
          <w:szCs w:val="20"/>
        </w:rPr>
        <w:t xml:space="preserve"> </w:t>
      </w:r>
      <w:r w:rsidR="00533373" w:rsidRPr="001B4CCA">
        <w:rPr>
          <w:rFonts w:ascii="Courier New" w:hAnsi="Courier New" w:cs="Courier New"/>
          <w:sz w:val="20"/>
          <w:szCs w:val="20"/>
        </w:rPr>
        <w:t>,</w:t>
      </w:r>
    </w:p>
    <w:p w:rsidR="001B4CCA" w:rsidRPr="001B4CCA" w:rsidRDefault="001B4CCA" w:rsidP="001B4CCA">
      <w:pPr>
        <w:contextualSpacing/>
        <w:rPr>
          <w:rFonts w:ascii="Courier New" w:hAnsi="Courier New" w:cs="Courier New"/>
          <w:sz w:val="20"/>
          <w:szCs w:val="20"/>
        </w:rPr>
      </w:pPr>
      <w:r w:rsidRPr="001B4CCA">
        <w:rPr>
          <w:rFonts w:ascii="Courier New" w:hAnsi="Courier New" w:cs="Courier New"/>
          <w:sz w:val="20"/>
          <w:szCs w:val="20"/>
        </w:rPr>
        <w:t xml:space="preserve">            </w:t>
      </w:r>
      <w:proofErr w:type="spellStart"/>
      <w:proofErr w:type="gramStart"/>
      <w:r w:rsidRPr="001B4CCA">
        <w:rPr>
          <w:rFonts w:ascii="Courier New" w:hAnsi="Courier New" w:cs="Courier New"/>
          <w:sz w:val="20"/>
          <w:szCs w:val="20"/>
        </w:rPr>
        <w:t>trimIconImage</w:t>
      </w:r>
      <w:proofErr w:type="spellEnd"/>
      <w:proofErr w:type="gramEnd"/>
      <w:r w:rsidR="00533373">
        <w:rPr>
          <w:rFonts w:ascii="Courier New" w:hAnsi="Courier New" w:cs="Courier New"/>
          <w:sz w:val="20"/>
          <w:szCs w:val="20"/>
        </w:rPr>
        <w:t xml:space="preserve">: </w:t>
      </w:r>
      <w:r w:rsidR="00533373" w:rsidRPr="00B44874">
        <w:rPr>
          <w:rFonts w:cs="Courier New"/>
          <w:i/>
          <w:sz w:val="20"/>
          <w:szCs w:val="20"/>
        </w:rPr>
        <w:t>image;</w:t>
      </w:r>
      <w:r w:rsidR="00533373">
        <w:rPr>
          <w:rFonts w:ascii="Courier New" w:hAnsi="Courier New" w:cs="Courier New"/>
          <w:sz w:val="20"/>
          <w:szCs w:val="20"/>
        </w:rPr>
        <w:t xml:space="preserve"> </w:t>
      </w:r>
      <w:r w:rsidR="00533373">
        <w:rPr>
          <w:rFonts w:cs="Courier New"/>
          <w:i/>
          <w:sz w:val="20"/>
          <w:szCs w:val="20"/>
        </w:rPr>
        <w:t xml:space="preserve">width limit </w:t>
      </w:r>
      <w:ins w:id="82" w:author="Zaun, James" w:date="2014-09-04T07:18:00Z">
        <w:r w:rsidR="00571CAD">
          <w:rPr>
            <w:rFonts w:cs="Courier New"/>
            <w:i/>
            <w:sz w:val="20"/>
            <w:szCs w:val="20"/>
          </w:rPr>
          <w:t>36</w:t>
        </w:r>
      </w:ins>
      <w:del w:id="83" w:author="Zaun, James" w:date="2014-09-04T07:18:00Z">
        <w:r w:rsidR="00533373" w:rsidDel="00571CAD">
          <w:rPr>
            <w:rFonts w:cs="Courier New"/>
            <w:i/>
            <w:sz w:val="20"/>
            <w:szCs w:val="20"/>
          </w:rPr>
          <w:delText>44</w:delText>
        </w:r>
      </w:del>
      <w:r w:rsidR="00533373">
        <w:rPr>
          <w:rFonts w:cs="Courier New"/>
          <w:i/>
          <w:sz w:val="20"/>
          <w:szCs w:val="20"/>
        </w:rPr>
        <w:t>-60</w:t>
      </w:r>
      <w:r w:rsidR="00533373" w:rsidRPr="00B44874">
        <w:rPr>
          <w:rFonts w:cs="Courier New"/>
          <w:i/>
          <w:sz w:val="20"/>
          <w:szCs w:val="20"/>
        </w:rPr>
        <w:t>; height limit 16-32</w:t>
      </w:r>
      <w:r w:rsidR="00533373">
        <w:rPr>
          <w:rFonts w:ascii="Courier New" w:hAnsi="Courier New" w:cs="Courier New"/>
          <w:sz w:val="20"/>
          <w:szCs w:val="20"/>
        </w:rPr>
        <w:t xml:space="preserve"> </w:t>
      </w:r>
      <w:r w:rsidR="00533373" w:rsidRPr="001B4CCA">
        <w:rPr>
          <w:rFonts w:ascii="Courier New" w:hAnsi="Courier New" w:cs="Courier New"/>
          <w:sz w:val="20"/>
          <w:szCs w:val="20"/>
        </w:rPr>
        <w:t>,</w:t>
      </w:r>
    </w:p>
    <w:p w:rsidR="001B4CCA" w:rsidRPr="001B4CCA" w:rsidRDefault="001B4CCA" w:rsidP="001B4CCA">
      <w:pPr>
        <w:contextualSpacing/>
        <w:rPr>
          <w:rFonts w:ascii="Courier New" w:hAnsi="Courier New" w:cs="Courier New"/>
          <w:sz w:val="20"/>
          <w:szCs w:val="20"/>
        </w:rPr>
      </w:pPr>
      <w:r w:rsidRPr="001B4CCA">
        <w:rPr>
          <w:rFonts w:ascii="Courier New" w:hAnsi="Courier New" w:cs="Courier New"/>
          <w:sz w:val="20"/>
          <w:szCs w:val="20"/>
        </w:rPr>
        <w:t xml:space="preserve">            </w:t>
      </w:r>
      <w:proofErr w:type="spellStart"/>
      <w:proofErr w:type="gramStart"/>
      <w:r w:rsidRPr="001B4CCA">
        <w:rPr>
          <w:rFonts w:ascii="Courier New" w:hAnsi="Courier New" w:cs="Courier New"/>
          <w:sz w:val="20"/>
          <w:szCs w:val="20"/>
        </w:rPr>
        <w:t>shareIconImage</w:t>
      </w:r>
      <w:proofErr w:type="spellEnd"/>
      <w:proofErr w:type="gramEnd"/>
      <w:r w:rsidR="00533373">
        <w:rPr>
          <w:rFonts w:ascii="Courier New" w:hAnsi="Courier New" w:cs="Courier New"/>
          <w:sz w:val="20"/>
          <w:szCs w:val="20"/>
        </w:rPr>
        <w:t xml:space="preserve">: </w:t>
      </w:r>
      <w:r w:rsidR="00533373" w:rsidRPr="00B44874">
        <w:rPr>
          <w:rFonts w:cs="Courier New"/>
          <w:i/>
          <w:sz w:val="20"/>
          <w:szCs w:val="20"/>
        </w:rPr>
        <w:t>image;</w:t>
      </w:r>
      <w:r w:rsidR="00533373">
        <w:rPr>
          <w:rFonts w:ascii="Courier New" w:hAnsi="Courier New" w:cs="Courier New"/>
          <w:sz w:val="20"/>
          <w:szCs w:val="20"/>
        </w:rPr>
        <w:t xml:space="preserve"> </w:t>
      </w:r>
      <w:r w:rsidR="00533373">
        <w:rPr>
          <w:rFonts w:cs="Courier New"/>
          <w:i/>
          <w:sz w:val="20"/>
          <w:szCs w:val="20"/>
        </w:rPr>
        <w:t xml:space="preserve">width limit </w:t>
      </w:r>
      <w:ins w:id="84" w:author="Zaun, James" w:date="2014-09-04T07:18:00Z">
        <w:r w:rsidR="00571CAD">
          <w:rPr>
            <w:rFonts w:cs="Courier New"/>
            <w:i/>
            <w:sz w:val="20"/>
            <w:szCs w:val="20"/>
          </w:rPr>
          <w:t>36</w:t>
        </w:r>
      </w:ins>
      <w:del w:id="85" w:author="Zaun, James" w:date="2014-09-04T07:18:00Z">
        <w:r w:rsidR="00533373" w:rsidDel="00571CAD">
          <w:rPr>
            <w:rFonts w:cs="Courier New"/>
            <w:i/>
            <w:sz w:val="20"/>
            <w:szCs w:val="20"/>
          </w:rPr>
          <w:delText>44</w:delText>
        </w:r>
      </w:del>
      <w:r w:rsidR="00533373">
        <w:rPr>
          <w:rFonts w:cs="Courier New"/>
          <w:i/>
          <w:sz w:val="20"/>
          <w:szCs w:val="20"/>
        </w:rPr>
        <w:t>-60</w:t>
      </w:r>
      <w:r w:rsidR="00533373" w:rsidRPr="00B44874">
        <w:rPr>
          <w:rFonts w:cs="Courier New"/>
          <w:i/>
          <w:sz w:val="20"/>
          <w:szCs w:val="20"/>
        </w:rPr>
        <w:t>; height limit 16-32</w:t>
      </w:r>
      <w:r w:rsidR="00533373">
        <w:rPr>
          <w:rFonts w:ascii="Courier New" w:hAnsi="Courier New" w:cs="Courier New"/>
          <w:sz w:val="20"/>
          <w:szCs w:val="20"/>
        </w:rPr>
        <w:t xml:space="preserve"> </w:t>
      </w:r>
      <w:r w:rsidR="00533373" w:rsidRPr="001B4CCA">
        <w:rPr>
          <w:rFonts w:ascii="Courier New" w:hAnsi="Courier New" w:cs="Courier New"/>
          <w:sz w:val="20"/>
          <w:szCs w:val="20"/>
        </w:rPr>
        <w:t>,</w:t>
      </w:r>
    </w:p>
    <w:p w:rsidR="001B4CCA" w:rsidRPr="001B4CCA" w:rsidRDefault="001B4CCA" w:rsidP="001B4CCA">
      <w:pPr>
        <w:contextualSpacing/>
        <w:rPr>
          <w:rFonts w:ascii="Courier New" w:hAnsi="Courier New" w:cs="Courier New"/>
          <w:sz w:val="20"/>
          <w:szCs w:val="20"/>
        </w:rPr>
      </w:pPr>
      <w:r w:rsidRPr="001B4CCA">
        <w:rPr>
          <w:rFonts w:ascii="Courier New" w:hAnsi="Courier New" w:cs="Courier New"/>
          <w:sz w:val="20"/>
          <w:szCs w:val="20"/>
        </w:rPr>
        <w:t xml:space="preserve">            </w:t>
      </w:r>
      <w:proofErr w:type="spellStart"/>
      <w:proofErr w:type="gramStart"/>
      <w:r w:rsidRPr="001B4CCA">
        <w:rPr>
          <w:rFonts w:ascii="Courier New" w:hAnsi="Courier New" w:cs="Courier New"/>
          <w:sz w:val="20"/>
          <w:szCs w:val="20"/>
        </w:rPr>
        <w:t>snapShotIconImage</w:t>
      </w:r>
      <w:proofErr w:type="spellEnd"/>
      <w:proofErr w:type="gramEnd"/>
      <w:r w:rsidR="00533373">
        <w:rPr>
          <w:rFonts w:ascii="Courier New" w:hAnsi="Courier New" w:cs="Courier New"/>
          <w:sz w:val="20"/>
          <w:szCs w:val="20"/>
        </w:rPr>
        <w:t xml:space="preserve">: </w:t>
      </w:r>
      <w:r w:rsidR="00533373" w:rsidRPr="00B44874">
        <w:rPr>
          <w:rFonts w:cs="Courier New"/>
          <w:i/>
          <w:sz w:val="20"/>
          <w:szCs w:val="20"/>
        </w:rPr>
        <w:t>image;</w:t>
      </w:r>
      <w:r w:rsidR="00533373">
        <w:rPr>
          <w:rFonts w:ascii="Courier New" w:hAnsi="Courier New" w:cs="Courier New"/>
          <w:sz w:val="20"/>
          <w:szCs w:val="20"/>
        </w:rPr>
        <w:t xml:space="preserve"> </w:t>
      </w:r>
      <w:r w:rsidR="00533373">
        <w:rPr>
          <w:rFonts w:cs="Courier New"/>
          <w:i/>
          <w:sz w:val="20"/>
          <w:szCs w:val="20"/>
        </w:rPr>
        <w:t xml:space="preserve">width limit </w:t>
      </w:r>
      <w:ins w:id="86" w:author="Zaun, James" w:date="2014-09-04T07:18:00Z">
        <w:r w:rsidR="00571CAD">
          <w:rPr>
            <w:rFonts w:cs="Courier New"/>
            <w:i/>
            <w:sz w:val="20"/>
            <w:szCs w:val="20"/>
          </w:rPr>
          <w:t>36</w:t>
        </w:r>
      </w:ins>
      <w:del w:id="87" w:author="Zaun, James" w:date="2014-09-04T07:18:00Z">
        <w:r w:rsidR="00533373" w:rsidDel="00571CAD">
          <w:rPr>
            <w:rFonts w:cs="Courier New"/>
            <w:i/>
            <w:sz w:val="20"/>
            <w:szCs w:val="20"/>
          </w:rPr>
          <w:delText>44</w:delText>
        </w:r>
      </w:del>
      <w:r w:rsidR="00533373">
        <w:rPr>
          <w:rFonts w:cs="Courier New"/>
          <w:i/>
          <w:sz w:val="20"/>
          <w:szCs w:val="20"/>
        </w:rPr>
        <w:t>-60</w:t>
      </w:r>
      <w:r w:rsidR="00533373" w:rsidRPr="00B44874">
        <w:rPr>
          <w:rFonts w:cs="Courier New"/>
          <w:i/>
          <w:sz w:val="20"/>
          <w:szCs w:val="20"/>
        </w:rPr>
        <w:t>; height limit 16-32</w:t>
      </w:r>
      <w:r w:rsidR="00533373">
        <w:rPr>
          <w:rFonts w:ascii="Courier New" w:hAnsi="Courier New" w:cs="Courier New"/>
          <w:sz w:val="20"/>
          <w:szCs w:val="20"/>
        </w:rPr>
        <w:t xml:space="preserve"> </w:t>
      </w:r>
      <w:r w:rsidR="00533373" w:rsidRPr="001B4CCA">
        <w:rPr>
          <w:rFonts w:ascii="Courier New" w:hAnsi="Courier New" w:cs="Courier New"/>
          <w:sz w:val="20"/>
          <w:szCs w:val="20"/>
        </w:rPr>
        <w:t>,</w:t>
      </w:r>
    </w:p>
    <w:p w:rsidR="001B4CCA" w:rsidRPr="001B4CCA" w:rsidRDefault="001B4CCA" w:rsidP="001B4CCA">
      <w:pPr>
        <w:contextualSpacing/>
        <w:rPr>
          <w:rFonts w:ascii="Courier New" w:hAnsi="Courier New" w:cs="Courier New"/>
          <w:sz w:val="20"/>
          <w:szCs w:val="20"/>
        </w:rPr>
      </w:pPr>
      <w:r w:rsidRPr="001B4CCA">
        <w:rPr>
          <w:rFonts w:ascii="Courier New" w:hAnsi="Courier New" w:cs="Courier New"/>
          <w:sz w:val="20"/>
          <w:szCs w:val="20"/>
        </w:rPr>
        <w:t xml:space="preserve">            </w:t>
      </w:r>
      <w:proofErr w:type="spellStart"/>
      <w:proofErr w:type="gramStart"/>
      <w:r w:rsidRPr="001B4CCA">
        <w:rPr>
          <w:rFonts w:ascii="Courier New" w:hAnsi="Courier New" w:cs="Courier New"/>
          <w:sz w:val="20"/>
          <w:szCs w:val="20"/>
        </w:rPr>
        <w:t>kbmOnIconImage</w:t>
      </w:r>
      <w:proofErr w:type="spellEnd"/>
      <w:proofErr w:type="gramEnd"/>
      <w:r w:rsidR="00533373">
        <w:rPr>
          <w:rFonts w:ascii="Courier New" w:hAnsi="Courier New" w:cs="Courier New"/>
          <w:sz w:val="20"/>
          <w:szCs w:val="20"/>
        </w:rPr>
        <w:t xml:space="preserve">: </w:t>
      </w:r>
      <w:r w:rsidR="00533373" w:rsidRPr="00B44874">
        <w:rPr>
          <w:rFonts w:cs="Courier New"/>
          <w:i/>
          <w:sz w:val="20"/>
          <w:szCs w:val="20"/>
        </w:rPr>
        <w:t>image;</w:t>
      </w:r>
      <w:r w:rsidR="00533373">
        <w:rPr>
          <w:rFonts w:ascii="Courier New" w:hAnsi="Courier New" w:cs="Courier New"/>
          <w:sz w:val="20"/>
          <w:szCs w:val="20"/>
        </w:rPr>
        <w:t xml:space="preserve"> </w:t>
      </w:r>
      <w:r w:rsidR="00533373">
        <w:rPr>
          <w:rFonts w:cs="Courier New"/>
          <w:i/>
          <w:sz w:val="20"/>
          <w:szCs w:val="20"/>
        </w:rPr>
        <w:t xml:space="preserve">width limit </w:t>
      </w:r>
      <w:ins w:id="88" w:author="Zaun, James" w:date="2014-09-04T07:18:00Z">
        <w:r w:rsidR="00571CAD">
          <w:rPr>
            <w:rFonts w:cs="Courier New"/>
            <w:i/>
            <w:sz w:val="20"/>
            <w:szCs w:val="20"/>
          </w:rPr>
          <w:t>36</w:t>
        </w:r>
      </w:ins>
      <w:del w:id="89" w:author="Zaun, James" w:date="2014-09-04T07:18:00Z">
        <w:r w:rsidR="00533373" w:rsidDel="00571CAD">
          <w:rPr>
            <w:rFonts w:cs="Courier New"/>
            <w:i/>
            <w:sz w:val="20"/>
            <w:szCs w:val="20"/>
          </w:rPr>
          <w:delText>44</w:delText>
        </w:r>
      </w:del>
      <w:r w:rsidR="00533373">
        <w:rPr>
          <w:rFonts w:cs="Courier New"/>
          <w:i/>
          <w:sz w:val="20"/>
          <w:szCs w:val="20"/>
        </w:rPr>
        <w:t>-60</w:t>
      </w:r>
      <w:r w:rsidR="00533373" w:rsidRPr="00B44874">
        <w:rPr>
          <w:rFonts w:cs="Courier New"/>
          <w:i/>
          <w:sz w:val="20"/>
          <w:szCs w:val="20"/>
        </w:rPr>
        <w:t>; height limit 16-32</w:t>
      </w:r>
      <w:r w:rsidR="00533373">
        <w:rPr>
          <w:rFonts w:ascii="Courier New" w:hAnsi="Courier New" w:cs="Courier New"/>
          <w:sz w:val="20"/>
          <w:szCs w:val="20"/>
        </w:rPr>
        <w:t xml:space="preserve"> </w:t>
      </w:r>
      <w:r w:rsidR="00533373" w:rsidRPr="001B4CCA">
        <w:rPr>
          <w:rFonts w:ascii="Courier New" w:hAnsi="Courier New" w:cs="Courier New"/>
          <w:sz w:val="20"/>
          <w:szCs w:val="20"/>
        </w:rPr>
        <w:t>,</w:t>
      </w:r>
    </w:p>
    <w:p w:rsidR="001B4CCA" w:rsidRPr="001B4CCA" w:rsidRDefault="001B4CCA" w:rsidP="001B4CCA">
      <w:pPr>
        <w:contextualSpacing/>
        <w:rPr>
          <w:rFonts w:ascii="Courier New" w:hAnsi="Courier New" w:cs="Courier New"/>
          <w:sz w:val="20"/>
          <w:szCs w:val="20"/>
        </w:rPr>
      </w:pPr>
      <w:r w:rsidRPr="001B4CCA">
        <w:rPr>
          <w:rFonts w:ascii="Courier New" w:hAnsi="Courier New" w:cs="Courier New"/>
          <w:sz w:val="20"/>
          <w:szCs w:val="20"/>
        </w:rPr>
        <w:t xml:space="preserve">            </w:t>
      </w:r>
      <w:proofErr w:type="spellStart"/>
      <w:proofErr w:type="gramStart"/>
      <w:r w:rsidRPr="001B4CCA">
        <w:rPr>
          <w:rFonts w:ascii="Courier New" w:hAnsi="Courier New" w:cs="Courier New"/>
          <w:sz w:val="20"/>
          <w:szCs w:val="20"/>
        </w:rPr>
        <w:t>kbmOffIconImage</w:t>
      </w:r>
      <w:proofErr w:type="spellEnd"/>
      <w:proofErr w:type="gramEnd"/>
      <w:r w:rsidR="00533373">
        <w:rPr>
          <w:rFonts w:ascii="Courier New" w:hAnsi="Courier New" w:cs="Courier New"/>
          <w:sz w:val="20"/>
          <w:szCs w:val="20"/>
        </w:rPr>
        <w:t xml:space="preserve">: </w:t>
      </w:r>
      <w:r w:rsidR="00533373" w:rsidRPr="00B44874">
        <w:rPr>
          <w:rFonts w:cs="Courier New"/>
          <w:i/>
          <w:sz w:val="20"/>
          <w:szCs w:val="20"/>
        </w:rPr>
        <w:t>image;</w:t>
      </w:r>
      <w:r w:rsidR="00533373">
        <w:rPr>
          <w:rFonts w:ascii="Courier New" w:hAnsi="Courier New" w:cs="Courier New"/>
          <w:sz w:val="20"/>
          <w:szCs w:val="20"/>
        </w:rPr>
        <w:t xml:space="preserve"> </w:t>
      </w:r>
      <w:r w:rsidR="00533373">
        <w:rPr>
          <w:rFonts w:cs="Courier New"/>
          <w:i/>
          <w:sz w:val="20"/>
          <w:szCs w:val="20"/>
        </w:rPr>
        <w:t xml:space="preserve">width limit </w:t>
      </w:r>
      <w:ins w:id="90" w:author="Zaun, James" w:date="2014-09-04T07:18:00Z">
        <w:r w:rsidR="00571CAD">
          <w:rPr>
            <w:rFonts w:cs="Courier New"/>
            <w:i/>
            <w:sz w:val="20"/>
            <w:szCs w:val="20"/>
          </w:rPr>
          <w:t>36</w:t>
        </w:r>
      </w:ins>
      <w:del w:id="91" w:author="Zaun, James" w:date="2014-09-04T07:18:00Z">
        <w:r w:rsidR="00533373" w:rsidDel="00571CAD">
          <w:rPr>
            <w:rFonts w:cs="Courier New"/>
            <w:i/>
            <w:sz w:val="20"/>
            <w:szCs w:val="20"/>
          </w:rPr>
          <w:delText>44</w:delText>
        </w:r>
      </w:del>
      <w:r w:rsidR="00533373">
        <w:rPr>
          <w:rFonts w:cs="Courier New"/>
          <w:i/>
          <w:sz w:val="20"/>
          <w:szCs w:val="20"/>
        </w:rPr>
        <w:t>-60</w:t>
      </w:r>
      <w:r w:rsidR="00533373" w:rsidRPr="00B44874">
        <w:rPr>
          <w:rFonts w:cs="Courier New"/>
          <w:i/>
          <w:sz w:val="20"/>
          <w:szCs w:val="20"/>
        </w:rPr>
        <w:t>; height limit 16-32</w:t>
      </w:r>
      <w:r w:rsidR="00533373">
        <w:rPr>
          <w:rFonts w:ascii="Courier New" w:hAnsi="Courier New" w:cs="Courier New"/>
          <w:sz w:val="20"/>
          <w:szCs w:val="20"/>
        </w:rPr>
        <w:t xml:space="preserve"> </w:t>
      </w:r>
      <w:r w:rsidR="00533373" w:rsidRPr="001B4CCA">
        <w:rPr>
          <w:rFonts w:ascii="Courier New" w:hAnsi="Courier New" w:cs="Courier New"/>
          <w:sz w:val="20"/>
          <w:szCs w:val="20"/>
        </w:rPr>
        <w:t>,</w:t>
      </w:r>
    </w:p>
    <w:p w:rsidR="001B4CCA" w:rsidRPr="001B4CCA" w:rsidRDefault="001B4CCA" w:rsidP="001B4CCA">
      <w:pPr>
        <w:contextualSpacing/>
        <w:rPr>
          <w:rFonts w:ascii="Courier New" w:hAnsi="Courier New" w:cs="Courier New"/>
          <w:sz w:val="20"/>
          <w:szCs w:val="20"/>
        </w:rPr>
      </w:pPr>
      <w:r w:rsidRPr="001B4CCA">
        <w:rPr>
          <w:rFonts w:ascii="Courier New" w:hAnsi="Courier New" w:cs="Courier New"/>
          <w:sz w:val="20"/>
          <w:szCs w:val="20"/>
        </w:rPr>
        <w:t xml:space="preserve">            </w:t>
      </w:r>
      <w:proofErr w:type="spellStart"/>
      <w:proofErr w:type="gramStart"/>
      <w:r w:rsidRPr="001B4CCA">
        <w:rPr>
          <w:rFonts w:ascii="Courier New" w:hAnsi="Courier New" w:cs="Courier New"/>
          <w:sz w:val="20"/>
          <w:szCs w:val="20"/>
        </w:rPr>
        <w:t>zoomIconImage</w:t>
      </w:r>
      <w:proofErr w:type="spellEnd"/>
      <w:proofErr w:type="gramEnd"/>
      <w:r w:rsidR="00533373">
        <w:rPr>
          <w:rFonts w:ascii="Courier New" w:hAnsi="Courier New" w:cs="Courier New"/>
          <w:sz w:val="20"/>
          <w:szCs w:val="20"/>
        </w:rPr>
        <w:t xml:space="preserve">: </w:t>
      </w:r>
      <w:r w:rsidR="00533373" w:rsidRPr="00B44874">
        <w:rPr>
          <w:rFonts w:cs="Courier New"/>
          <w:i/>
          <w:sz w:val="20"/>
          <w:szCs w:val="20"/>
        </w:rPr>
        <w:t>image;</w:t>
      </w:r>
      <w:r w:rsidR="00533373">
        <w:rPr>
          <w:rFonts w:ascii="Courier New" w:hAnsi="Courier New" w:cs="Courier New"/>
          <w:sz w:val="20"/>
          <w:szCs w:val="20"/>
        </w:rPr>
        <w:t xml:space="preserve"> </w:t>
      </w:r>
      <w:r w:rsidR="00533373">
        <w:rPr>
          <w:rFonts w:cs="Courier New"/>
          <w:i/>
          <w:sz w:val="20"/>
          <w:szCs w:val="20"/>
        </w:rPr>
        <w:t xml:space="preserve">width limit </w:t>
      </w:r>
      <w:ins w:id="92" w:author="Zaun, James" w:date="2014-09-04T07:18:00Z">
        <w:r w:rsidR="00571CAD">
          <w:rPr>
            <w:rFonts w:cs="Courier New"/>
            <w:i/>
            <w:sz w:val="20"/>
            <w:szCs w:val="20"/>
          </w:rPr>
          <w:t>36</w:t>
        </w:r>
      </w:ins>
      <w:del w:id="93" w:author="Zaun, James" w:date="2014-09-04T07:18:00Z">
        <w:r w:rsidR="00533373" w:rsidDel="00571CAD">
          <w:rPr>
            <w:rFonts w:cs="Courier New"/>
            <w:i/>
            <w:sz w:val="20"/>
            <w:szCs w:val="20"/>
          </w:rPr>
          <w:delText>44</w:delText>
        </w:r>
      </w:del>
      <w:r w:rsidR="00533373">
        <w:rPr>
          <w:rFonts w:cs="Courier New"/>
          <w:i/>
          <w:sz w:val="20"/>
          <w:szCs w:val="20"/>
        </w:rPr>
        <w:t>-60</w:t>
      </w:r>
      <w:r w:rsidR="00533373" w:rsidRPr="00B44874">
        <w:rPr>
          <w:rFonts w:cs="Courier New"/>
          <w:i/>
          <w:sz w:val="20"/>
          <w:szCs w:val="20"/>
        </w:rPr>
        <w:t>; height limit 16-32</w:t>
      </w:r>
      <w:r w:rsidR="00533373">
        <w:rPr>
          <w:rFonts w:ascii="Courier New" w:hAnsi="Courier New" w:cs="Courier New"/>
          <w:sz w:val="20"/>
          <w:szCs w:val="20"/>
        </w:rPr>
        <w:t xml:space="preserve"> </w:t>
      </w:r>
      <w:r w:rsidR="00533373" w:rsidRPr="001B4CCA">
        <w:rPr>
          <w:rFonts w:ascii="Courier New" w:hAnsi="Courier New" w:cs="Courier New"/>
          <w:sz w:val="20"/>
          <w:szCs w:val="20"/>
        </w:rPr>
        <w:t>,</w:t>
      </w:r>
    </w:p>
    <w:p w:rsidR="001B4CCA" w:rsidRPr="001B4CCA" w:rsidRDefault="001B4CCA" w:rsidP="001B4CCA">
      <w:pPr>
        <w:contextualSpacing/>
        <w:rPr>
          <w:rFonts w:ascii="Courier New" w:hAnsi="Courier New" w:cs="Courier New"/>
          <w:sz w:val="20"/>
          <w:szCs w:val="20"/>
        </w:rPr>
      </w:pPr>
      <w:r w:rsidRPr="001B4CCA">
        <w:rPr>
          <w:rFonts w:ascii="Courier New" w:hAnsi="Courier New" w:cs="Courier New"/>
          <w:sz w:val="20"/>
          <w:szCs w:val="20"/>
        </w:rPr>
        <w:t xml:space="preserve">            </w:t>
      </w:r>
      <w:proofErr w:type="spellStart"/>
      <w:proofErr w:type="gramStart"/>
      <w:r w:rsidRPr="001B4CCA">
        <w:rPr>
          <w:rFonts w:ascii="Courier New" w:hAnsi="Courier New" w:cs="Courier New"/>
          <w:sz w:val="20"/>
          <w:szCs w:val="20"/>
        </w:rPr>
        <w:t>nativeResIconImage</w:t>
      </w:r>
      <w:proofErr w:type="spellEnd"/>
      <w:proofErr w:type="gramEnd"/>
      <w:r w:rsidR="00533373">
        <w:rPr>
          <w:rFonts w:ascii="Courier New" w:hAnsi="Courier New" w:cs="Courier New"/>
          <w:sz w:val="20"/>
          <w:szCs w:val="20"/>
        </w:rPr>
        <w:t xml:space="preserve">: </w:t>
      </w:r>
      <w:r w:rsidR="00533373" w:rsidRPr="00B44874">
        <w:rPr>
          <w:rFonts w:cs="Courier New"/>
          <w:i/>
          <w:sz w:val="20"/>
          <w:szCs w:val="20"/>
        </w:rPr>
        <w:t>image;</w:t>
      </w:r>
      <w:r w:rsidR="00533373">
        <w:rPr>
          <w:rFonts w:ascii="Courier New" w:hAnsi="Courier New" w:cs="Courier New"/>
          <w:sz w:val="20"/>
          <w:szCs w:val="20"/>
        </w:rPr>
        <w:t xml:space="preserve"> </w:t>
      </w:r>
      <w:r w:rsidR="00533373">
        <w:rPr>
          <w:rFonts w:cs="Courier New"/>
          <w:i/>
          <w:sz w:val="20"/>
          <w:szCs w:val="20"/>
        </w:rPr>
        <w:t xml:space="preserve">width limit </w:t>
      </w:r>
      <w:ins w:id="94" w:author="Zaun, James" w:date="2014-09-04T07:18:00Z">
        <w:r w:rsidR="00571CAD">
          <w:rPr>
            <w:rFonts w:cs="Courier New"/>
            <w:i/>
            <w:sz w:val="20"/>
            <w:szCs w:val="20"/>
          </w:rPr>
          <w:t>36</w:t>
        </w:r>
      </w:ins>
      <w:del w:id="95" w:author="Zaun, James" w:date="2014-09-04T07:18:00Z">
        <w:r w:rsidR="00533373" w:rsidDel="00571CAD">
          <w:rPr>
            <w:rFonts w:cs="Courier New"/>
            <w:i/>
            <w:sz w:val="20"/>
            <w:szCs w:val="20"/>
          </w:rPr>
          <w:delText>44</w:delText>
        </w:r>
      </w:del>
      <w:r w:rsidR="00533373">
        <w:rPr>
          <w:rFonts w:cs="Courier New"/>
          <w:i/>
          <w:sz w:val="20"/>
          <w:szCs w:val="20"/>
        </w:rPr>
        <w:t>-60</w:t>
      </w:r>
      <w:r w:rsidR="00533373" w:rsidRPr="00B44874">
        <w:rPr>
          <w:rFonts w:cs="Courier New"/>
          <w:i/>
          <w:sz w:val="20"/>
          <w:szCs w:val="20"/>
        </w:rPr>
        <w:t>; height limit 16-32</w:t>
      </w:r>
      <w:r w:rsidR="00533373">
        <w:rPr>
          <w:rFonts w:ascii="Courier New" w:hAnsi="Courier New" w:cs="Courier New"/>
          <w:sz w:val="20"/>
          <w:szCs w:val="20"/>
        </w:rPr>
        <w:t xml:space="preserve"> </w:t>
      </w:r>
      <w:r w:rsidR="00533373" w:rsidRPr="001B4CCA">
        <w:rPr>
          <w:rFonts w:ascii="Courier New" w:hAnsi="Courier New" w:cs="Courier New"/>
          <w:sz w:val="20"/>
          <w:szCs w:val="20"/>
        </w:rPr>
        <w:t>,</w:t>
      </w:r>
    </w:p>
    <w:p w:rsidR="001B4CCA" w:rsidRPr="001B4CCA" w:rsidRDefault="001B4CCA" w:rsidP="001B4CCA">
      <w:pPr>
        <w:contextualSpacing/>
        <w:rPr>
          <w:rFonts w:ascii="Courier New" w:hAnsi="Courier New" w:cs="Courier New"/>
          <w:sz w:val="20"/>
          <w:szCs w:val="20"/>
        </w:rPr>
      </w:pPr>
      <w:r w:rsidRPr="001B4CCA">
        <w:rPr>
          <w:rFonts w:ascii="Courier New" w:hAnsi="Courier New" w:cs="Courier New"/>
          <w:sz w:val="20"/>
          <w:szCs w:val="20"/>
        </w:rPr>
        <w:t xml:space="preserve">            </w:t>
      </w:r>
      <w:proofErr w:type="spellStart"/>
      <w:proofErr w:type="gramStart"/>
      <w:r w:rsidRPr="001B4CCA">
        <w:rPr>
          <w:rFonts w:ascii="Courier New" w:hAnsi="Courier New" w:cs="Courier New"/>
          <w:sz w:val="20"/>
          <w:szCs w:val="20"/>
        </w:rPr>
        <w:t>fitWindowIconImage</w:t>
      </w:r>
      <w:proofErr w:type="spellEnd"/>
      <w:proofErr w:type="gramEnd"/>
      <w:r w:rsidR="00533373">
        <w:rPr>
          <w:rFonts w:ascii="Courier New" w:hAnsi="Courier New" w:cs="Courier New"/>
          <w:sz w:val="20"/>
          <w:szCs w:val="20"/>
        </w:rPr>
        <w:t xml:space="preserve">: </w:t>
      </w:r>
      <w:r w:rsidR="00533373" w:rsidRPr="00B44874">
        <w:rPr>
          <w:rFonts w:cs="Courier New"/>
          <w:i/>
          <w:sz w:val="20"/>
          <w:szCs w:val="20"/>
        </w:rPr>
        <w:t>image;</w:t>
      </w:r>
      <w:r w:rsidR="00533373">
        <w:rPr>
          <w:rFonts w:ascii="Courier New" w:hAnsi="Courier New" w:cs="Courier New"/>
          <w:sz w:val="20"/>
          <w:szCs w:val="20"/>
        </w:rPr>
        <w:t xml:space="preserve"> </w:t>
      </w:r>
      <w:r w:rsidR="00533373">
        <w:rPr>
          <w:rFonts w:cs="Courier New"/>
          <w:i/>
          <w:sz w:val="20"/>
          <w:szCs w:val="20"/>
        </w:rPr>
        <w:t xml:space="preserve">width limit </w:t>
      </w:r>
      <w:ins w:id="96" w:author="Zaun, James" w:date="2014-09-04T07:18:00Z">
        <w:r w:rsidR="00571CAD">
          <w:rPr>
            <w:rFonts w:cs="Courier New"/>
            <w:i/>
            <w:sz w:val="20"/>
            <w:szCs w:val="20"/>
          </w:rPr>
          <w:t>36</w:t>
        </w:r>
      </w:ins>
      <w:del w:id="97" w:author="Zaun, James" w:date="2014-09-04T07:18:00Z">
        <w:r w:rsidR="00533373" w:rsidDel="00571CAD">
          <w:rPr>
            <w:rFonts w:cs="Courier New"/>
            <w:i/>
            <w:sz w:val="20"/>
            <w:szCs w:val="20"/>
          </w:rPr>
          <w:delText>44</w:delText>
        </w:r>
      </w:del>
      <w:r w:rsidR="00533373">
        <w:rPr>
          <w:rFonts w:cs="Courier New"/>
          <w:i/>
          <w:sz w:val="20"/>
          <w:szCs w:val="20"/>
        </w:rPr>
        <w:t>-60</w:t>
      </w:r>
      <w:r w:rsidR="00533373" w:rsidRPr="00B44874">
        <w:rPr>
          <w:rFonts w:cs="Courier New"/>
          <w:i/>
          <w:sz w:val="20"/>
          <w:szCs w:val="20"/>
        </w:rPr>
        <w:t>; height limit 16-32</w:t>
      </w:r>
      <w:r w:rsidR="00533373">
        <w:rPr>
          <w:rFonts w:ascii="Courier New" w:hAnsi="Courier New" w:cs="Courier New"/>
          <w:sz w:val="20"/>
          <w:szCs w:val="20"/>
        </w:rPr>
        <w:t xml:space="preserve"> </w:t>
      </w:r>
      <w:r w:rsidR="00533373" w:rsidRPr="001B4CCA">
        <w:rPr>
          <w:rFonts w:ascii="Courier New" w:hAnsi="Courier New" w:cs="Courier New"/>
          <w:sz w:val="20"/>
          <w:szCs w:val="20"/>
        </w:rPr>
        <w:t>,</w:t>
      </w:r>
    </w:p>
    <w:p w:rsidR="001B4CCA" w:rsidRPr="001B4CCA" w:rsidRDefault="001B4CCA" w:rsidP="001B4CCA">
      <w:pPr>
        <w:contextualSpacing/>
        <w:rPr>
          <w:rFonts w:ascii="Courier New" w:hAnsi="Courier New" w:cs="Courier New"/>
          <w:sz w:val="20"/>
          <w:szCs w:val="20"/>
        </w:rPr>
      </w:pPr>
      <w:r w:rsidRPr="001B4CCA">
        <w:rPr>
          <w:rFonts w:ascii="Courier New" w:hAnsi="Courier New" w:cs="Courier New"/>
          <w:sz w:val="20"/>
          <w:szCs w:val="20"/>
        </w:rPr>
        <w:t xml:space="preserve">            </w:t>
      </w:r>
      <w:proofErr w:type="spellStart"/>
      <w:proofErr w:type="gramStart"/>
      <w:r w:rsidRPr="001B4CCA">
        <w:rPr>
          <w:rFonts w:ascii="Courier New" w:hAnsi="Courier New" w:cs="Courier New"/>
          <w:sz w:val="20"/>
          <w:szCs w:val="20"/>
        </w:rPr>
        <w:t>fullscreenIconImage</w:t>
      </w:r>
      <w:proofErr w:type="spellEnd"/>
      <w:proofErr w:type="gramEnd"/>
      <w:r w:rsidR="00533373">
        <w:rPr>
          <w:rFonts w:ascii="Courier New" w:hAnsi="Courier New" w:cs="Courier New"/>
          <w:sz w:val="20"/>
          <w:szCs w:val="20"/>
        </w:rPr>
        <w:t xml:space="preserve">: </w:t>
      </w:r>
      <w:r w:rsidR="00533373" w:rsidRPr="00B44874">
        <w:rPr>
          <w:rFonts w:cs="Courier New"/>
          <w:i/>
          <w:sz w:val="20"/>
          <w:szCs w:val="20"/>
        </w:rPr>
        <w:t>image;</w:t>
      </w:r>
      <w:r w:rsidR="00533373">
        <w:rPr>
          <w:rFonts w:ascii="Courier New" w:hAnsi="Courier New" w:cs="Courier New"/>
          <w:sz w:val="20"/>
          <w:szCs w:val="20"/>
        </w:rPr>
        <w:t xml:space="preserve"> </w:t>
      </w:r>
      <w:r w:rsidR="00533373">
        <w:rPr>
          <w:rFonts w:cs="Courier New"/>
          <w:i/>
          <w:sz w:val="20"/>
          <w:szCs w:val="20"/>
        </w:rPr>
        <w:t xml:space="preserve">width limit </w:t>
      </w:r>
      <w:ins w:id="98" w:author="Zaun, James" w:date="2014-09-04T07:18:00Z">
        <w:r w:rsidR="00571CAD">
          <w:rPr>
            <w:rFonts w:cs="Courier New"/>
            <w:i/>
            <w:sz w:val="20"/>
            <w:szCs w:val="20"/>
          </w:rPr>
          <w:t>36</w:t>
        </w:r>
      </w:ins>
      <w:del w:id="99" w:author="Zaun, James" w:date="2014-09-04T07:18:00Z">
        <w:r w:rsidR="00533373" w:rsidDel="00571CAD">
          <w:rPr>
            <w:rFonts w:cs="Courier New"/>
            <w:i/>
            <w:sz w:val="20"/>
            <w:szCs w:val="20"/>
          </w:rPr>
          <w:delText>44</w:delText>
        </w:r>
      </w:del>
      <w:r w:rsidR="00533373">
        <w:rPr>
          <w:rFonts w:cs="Courier New"/>
          <w:i/>
          <w:sz w:val="20"/>
          <w:szCs w:val="20"/>
        </w:rPr>
        <w:t>-60</w:t>
      </w:r>
      <w:r w:rsidR="00533373" w:rsidRPr="00B44874">
        <w:rPr>
          <w:rFonts w:cs="Courier New"/>
          <w:i/>
          <w:sz w:val="20"/>
          <w:szCs w:val="20"/>
        </w:rPr>
        <w:t>; height limit 16-32</w:t>
      </w:r>
      <w:r w:rsidR="00533373">
        <w:rPr>
          <w:rFonts w:ascii="Courier New" w:hAnsi="Courier New" w:cs="Courier New"/>
          <w:sz w:val="20"/>
          <w:szCs w:val="20"/>
        </w:rPr>
        <w:t xml:space="preserve"> </w:t>
      </w:r>
      <w:r w:rsidR="00533373" w:rsidRPr="001B4CCA">
        <w:rPr>
          <w:rFonts w:ascii="Courier New" w:hAnsi="Courier New" w:cs="Courier New"/>
          <w:sz w:val="20"/>
          <w:szCs w:val="20"/>
        </w:rPr>
        <w:t>,</w:t>
      </w:r>
    </w:p>
    <w:p w:rsidR="001B4CCA" w:rsidRPr="001B4CCA" w:rsidRDefault="001B4CCA" w:rsidP="001B4CCA">
      <w:pPr>
        <w:contextualSpacing/>
        <w:rPr>
          <w:rFonts w:ascii="Courier New" w:hAnsi="Courier New" w:cs="Courier New"/>
          <w:sz w:val="20"/>
          <w:szCs w:val="20"/>
        </w:rPr>
      </w:pPr>
      <w:r w:rsidRPr="001B4CCA">
        <w:rPr>
          <w:rFonts w:ascii="Courier New" w:hAnsi="Courier New" w:cs="Courier New"/>
          <w:sz w:val="20"/>
          <w:szCs w:val="20"/>
        </w:rPr>
        <w:t xml:space="preserve">            </w:t>
      </w:r>
      <w:proofErr w:type="spellStart"/>
      <w:proofErr w:type="gramStart"/>
      <w:r w:rsidRPr="001B4CCA">
        <w:rPr>
          <w:rFonts w:ascii="Courier New" w:hAnsi="Courier New" w:cs="Courier New"/>
          <w:sz w:val="20"/>
          <w:szCs w:val="20"/>
        </w:rPr>
        <w:t>normalscreenIconImage</w:t>
      </w:r>
      <w:proofErr w:type="spellEnd"/>
      <w:proofErr w:type="gramEnd"/>
      <w:r w:rsidR="00533373">
        <w:rPr>
          <w:rFonts w:ascii="Courier New" w:hAnsi="Courier New" w:cs="Courier New"/>
          <w:sz w:val="20"/>
          <w:szCs w:val="20"/>
        </w:rPr>
        <w:t xml:space="preserve">: </w:t>
      </w:r>
      <w:r w:rsidR="00533373" w:rsidRPr="00B44874">
        <w:rPr>
          <w:rFonts w:cs="Courier New"/>
          <w:i/>
          <w:sz w:val="20"/>
          <w:szCs w:val="20"/>
        </w:rPr>
        <w:t>image;</w:t>
      </w:r>
      <w:r w:rsidR="00533373">
        <w:rPr>
          <w:rFonts w:ascii="Courier New" w:hAnsi="Courier New" w:cs="Courier New"/>
          <w:sz w:val="20"/>
          <w:szCs w:val="20"/>
        </w:rPr>
        <w:t xml:space="preserve"> </w:t>
      </w:r>
      <w:r w:rsidR="00533373">
        <w:rPr>
          <w:rFonts w:cs="Courier New"/>
          <w:i/>
          <w:sz w:val="20"/>
          <w:szCs w:val="20"/>
        </w:rPr>
        <w:t xml:space="preserve">width limit </w:t>
      </w:r>
      <w:ins w:id="100" w:author="Zaun, James" w:date="2014-09-04T07:18:00Z">
        <w:r w:rsidR="00571CAD">
          <w:rPr>
            <w:rFonts w:cs="Courier New"/>
            <w:i/>
            <w:sz w:val="20"/>
            <w:szCs w:val="20"/>
          </w:rPr>
          <w:t>36</w:t>
        </w:r>
      </w:ins>
      <w:del w:id="101" w:author="Zaun, James" w:date="2014-09-04T07:18:00Z">
        <w:r w:rsidR="00533373" w:rsidDel="00571CAD">
          <w:rPr>
            <w:rFonts w:cs="Courier New"/>
            <w:i/>
            <w:sz w:val="20"/>
            <w:szCs w:val="20"/>
          </w:rPr>
          <w:delText>44</w:delText>
        </w:r>
      </w:del>
      <w:r w:rsidR="00533373">
        <w:rPr>
          <w:rFonts w:cs="Courier New"/>
          <w:i/>
          <w:sz w:val="20"/>
          <w:szCs w:val="20"/>
        </w:rPr>
        <w:t>-60</w:t>
      </w:r>
      <w:r w:rsidR="00533373" w:rsidRPr="00B44874">
        <w:rPr>
          <w:rFonts w:cs="Courier New"/>
          <w:i/>
          <w:sz w:val="20"/>
          <w:szCs w:val="20"/>
        </w:rPr>
        <w:t>; height limit 16-32</w:t>
      </w:r>
      <w:r w:rsidR="00533373">
        <w:rPr>
          <w:rFonts w:ascii="Courier New" w:hAnsi="Courier New" w:cs="Courier New"/>
          <w:sz w:val="20"/>
          <w:szCs w:val="20"/>
        </w:rPr>
        <w:t xml:space="preserve"> </w:t>
      </w:r>
      <w:r w:rsidR="00533373" w:rsidRPr="001B4CCA">
        <w:rPr>
          <w:rFonts w:ascii="Courier New" w:hAnsi="Courier New" w:cs="Courier New"/>
          <w:sz w:val="20"/>
          <w:szCs w:val="20"/>
        </w:rPr>
        <w:t>,</w:t>
      </w:r>
    </w:p>
    <w:p w:rsidR="001B4CCA" w:rsidRPr="001B4CCA" w:rsidRDefault="001B4CCA" w:rsidP="001B4CCA">
      <w:pPr>
        <w:contextualSpacing/>
        <w:rPr>
          <w:rFonts w:ascii="Courier New" w:hAnsi="Courier New" w:cs="Courier New"/>
          <w:sz w:val="20"/>
          <w:szCs w:val="20"/>
        </w:rPr>
      </w:pPr>
      <w:r w:rsidRPr="001B4CCA">
        <w:rPr>
          <w:rFonts w:ascii="Courier New" w:hAnsi="Courier New" w:cs="Courier New"/>
          <w:sz w:val="20"/>
          <w:szCs w:val="20"/>
        </w:rPr>
        <w:t xml:space="preserve">            </w:t>
      </w:r>
      <w:proofErr w:type="spellStart"/>
      <w:proofErr w:type="gramStart"/>
      <w:r w:rsidRPr="001B4CCA">
        <w:rPr>
          <w:rFonts w:ascii="Courier New" w:hAnsi="Courier New" w:cs="Courier New"/>
          <w:sz w:val="20"/>
          <w:szCs w:val="20"/>
        </w:rPr>
        <w:t>muteIconImage</w:t>
      </w:r>
      <w:proofErr w:type="spellEnd"/>
      <w:proofErr w:type="gramEnd"/>
      <w:r w:rsidR="00533373">
        <w:rPr>
          <w:rFonts w:ascii="Courier New" w:hAnsi="Courier New" w:cs="Courier New"/>
          <w:sz w:val="20"/>
          <w:szCs w:val="20"/>
        </w:rPr>
        <w:t xml:space="preserve">: </w:t>
      </w:r>
      <w:r w:rsidR="00533373" w:rsidRPr="00B44874">
        <w:rPr>
          <w:rFonts w:cs="Courier New"/>
          <w:i/>
          <w:sz w:val="20"/>
          <w:szCs w:val="20"/>
        </w:rPr>
        <w:t>image;</w:t>
      </w:r>
      <w:r w:rsidR="00533373">
        <w:rPr>
          <w:rFonts w:ascii="Courier New" w:hAnsi="Courier New" w:cs="Courier New"/>
          <w:sz w:val="20"/>
          <w:szCs w:val="20"/>
        </w:rPr>
        <w:t xml:space="preserve"> </w:t>
      </w:r>
      <w:r w:rsidR="00533373">
        <w:rPr>
          <w:rFonts w:cs="Courier New"/>
          <w:i/>
          <w:sz w:val="20"/>
          <w:szCs w:val="20"/>
        </w:rPr>
        <w:t xml:space="preserve">width limit </w:t>
      </w:r>
      <w:ins w:id="102" w:author="Zaun, James" w:date="2014-09-04T07:19:00Z">
        <w:r w:rsidR="00571CAD">
          <w:rPr>
            <w:rFonts w:cs="Courier New"/>
            <w:i/>
            <w:sz w:val="20"/>
            <w:szCs w:val="20"/>
          </w:rPr>
          <w:t>36</w:t>
        </w:r>
      </w:ins>
      <w:del w:id="103" w:author="Zaun, James" w:date="2014-09-04T07:19:00Z">
        <w:r w:rsidR="00533373" w:rsidDel="00571CAD">
          <w:rPr>
            <w:rFonts w:cs="Courier New"/>
            <w:i/>
            <w:sz w:val="20"/>
            <w:szCs w:val="20"/>
          </w:rPr>
          <w:delText>44</w:delText>
        </w:r>
      </w:del>
      <w:r w:rsidR="00533373">
        <w:rPr>
          <w:rFonts w:cs="Courier New"/>
          <w:i/>
          <w:sz w:val="20"/>
          <w:szCs w:val="20"/>
        </w:rPr>
        <w:t>-60</w:t>
      </w:r>
      <w:r w:rsidR="00533373" w:rsidRPr="00B44874">
        <w:rPr>
          <w:rFonts w:cs="Courier New"/>
          <w:i/>
          <w:sz w:val="20"/>
          <w:szCs w:val="20"/>
        </w:rPr>
        <w:t>; height limit 16-32</w:t>
      </w:r>
      <w:r w:rsidR="00533373">
        <w:rPr>
          <w:rFonts w:ascii="Courier New" w:hAnsi="Courier New" w:cs="Courier New"/>
          <w:sz w:val="20"/>
          <w:szCs w:val="20"/>
        </w:rPr>
        <w:t xml:space="preserve"> </w:t>
      </w:r>
      <w:r w:rsidR="00533373" w:rsidRPr="001B4CCA">
        <w:rPr>
          <w:rFonts w:ascii="Courier New" w:hAnsi="Courier New" w:cs="Courier New"/>
          <w:sz w:val="20"/>
          <w:szCs w:val="20"/>
        </w:rPr>
        <w:t>,</w:t>
      </w:r>
    </w:p>
    <w:p w:rsidR="001B4CCA" w:rsidRPr="001B4CCA" w:rsidRDefault="001B4CCA" w:rsidP="001B4CCA">
      <w:pPr>
        <w:contextualSpacing/>
        <w:rPr>
          <w:rFonts w:ascii="Courier New" w:hAnsi="Courier New" w:cs="Courier New"/>
          <w:sz w:val="20"/>
          <w:szCs w:val="20"/>
        </w:rPr>
      </w:pPr>
      <w:r w:rsidRPr="001B4CCA">
        <w:rPr>
          <w:rFonts w:ascii="Courier New" w:hAnsi="Courier New" w:cs="Courier New"/>
          <w:sz w:val="20"/>
          <w:szCs w:val="20"/>
        </w:rPr>
        <w:t xml:space="preserve">            </w:t>
      </w:r>
      <w:proofErr w:type="spellStart"/>
      <w:proofErr w:type="gramStart"/>
      <w:r w:rsidRPr="001B4CCA">
        <w:rPr>
          <w:rFonts w:ascii="Courier New" w:hAnsi="Courier New" w:cs="Courier New"/>
          <w:sz w:val="20"/>
          <w:szCs w:val="20"/>
        </w:rPr>
        <w:t>unmuteIconImage</w:t>
      </w:r>
      <w:proofErr w:type="spellEnd"/>
      <w:proofErr w:type="gramEnd"/>
      <w:r w:rsidR="00533373">
        <w:rPr>
          <w:rFonts w:ascii="Courier New" w:hAnsi="Courier New" w:cs="Courier New"/>
          <w:sz w:val="20"/>
          <w:szCs w:val="20"/>
        </w:rPr>
        <w:t xml:space="preserve">: </w:t>
      </w:r>
      <w:r w:rsidR="00533373" w:rsidRPr="00B44874">
        <w:rPr>
          <w:rFonts w:cs="Courier New"/>
          <w:i/>
          <w:sz w:val="20"/>
          <w:szCs w:val="20"/>
        </w:rPr>
        <w:t>image;</w:t>
      </w:r>
      <w:r w:rsidR="00533373">
        <w:rPr>
          <w:rFonts w:ascii="Courier New" w:hAnsi="Courier New" w:cs="Courier New"/>
          <w:sz w:val="20"/>
          <w:szCs w:val="20"/>
        </w:rPr>
        <w:t xml:space="preserve"> </w:t>
      </w:r>
      <w:r w:rsidR="00533373">
        <w:rPr>
          <w:rFonts w:cs="Courier New"/>
          <w:i/>
          <w:sz w:val="20"/>
          <w:szCs w:val="20"/>
        </w:rPr>
        <w:t xml:space="preserve">width limit </w:t>
      </w:r>
      <w:ins w:id="104" w:author="Zaun, James" w:date="2014-09-04T07:19:00Z">
        <w:r w:rsidR="00571CAD">
          <w:rPr>
            <w:rFonts w:cs="Courier New"/>
            <w:i/>
            <w:sz w:val="20"/>
            <w:szCs w:val="20"/>
          </w:rPr>
          <w:t>36</w:t>
        </w:r>
      </w:ins>
      <w:del w:id="105" w:author="Zaun, James" w:date="2014-09-04T07:19:00Z">
        <w:r w:rsidR="00533373" w:rsidDel="00571CAD">
          <w:rPr>
            <w:rFonts w:cs="Courier New"/>
            <w:i/>
            <w:sz w:val="20"/>
            <w:szCs w:val="20"/>
          </w:rPr>
          <w:delText>44</w:delText>
        </w:r>
      </w:del>
      <w:r w:rsidR="00533373">
        <w:rPr>
          <w:rFonts w:cs="Courier New"/>
          <w:i/>
          <w:sz w:val="20"/>
          <w:szCs w:val="20"/>
        </w:rPr>
        <w:t>-60</w:t>
      </w:r>
      <w:r w:rsidR="00533373" w:rsidRPr="00B44874">
        <w:rPr>
          <w:rFonts w:cs="Courier New"/>
          <w:i/>
          <w:sz w:val="20"/>
          <w:szCs w:val="20"/>
        </w:rPr>
        <w:t>; height limit 16-32</w:t>
      </w:r>
      <w:r w:rsidR="00533373">
        <w:rPr>
          <w:rFonts w:ascii="Courier New" w:hAnsi="Courier New" w:cs="Courier New"/>
          <w:sz w:val="20"/>
          <w:szCs w:val="20"/>
        </w:rPr>
        <w:t xml:space="preserve"> </w:t>
      </w:r>
      <w:r w:rsidR="00533373" w:rsidRPr="001B4CCA">
        <w:rPr>
          <w:rFonts w:ascii="Courier New" w:hAnsi="Courier New" w:cs="Courier New"/>
          <w:sz w:val="20"/>
          <w:szCs w:val="20"/>
        </w:rPr>
        <w:t>,</w:t>
      </w:r>
    </w:p>
    <w:p w:rsidR="001B4CCA" w:rsidRPr="001B4CCA" w:rsidRDefault="001B4CCA" w:rsidP="001B4CCA">
      <w:pPr>
        <w:contextualSpacing/>
        <w:rPr>
          <w:rFonts w:ascii="Courier New" w:hAnsi="Courier New" w:cs="Courier New"/>
          <w:sz w:val="20"/>
          <w:szCs w:val="20"/>
        </w:rPr>
      </w:pPr>
      <w:r w:rsidRPr="001B4CCA">
        <w:rPr>
          <w:rFonts w:ascii="Courier New" w:hAnsi="Courier New" w:cs="Courier New"/>
          <w:sz w:val="20"/>
          <w:szCs w:val="20"/>
        </w:rPr>
        <w:t xml:space="preserve">            </w:t>
      </w:r>
      <w:proofErr w:type="spellStart"/>
      <w:proofErr w:type="gramStart"/>
      <w:r w:rsidRPr="001B4CCA">
        <w:rPr>
          <w:rFonts w:ascii="Courier New" w:hAnsi="Courier New" w:cs="Courier New"/>
          <w:sz w:val="20"/>
          <w:szCs w:val="20"/>
        </w:rPr>
        <w:t>pinIconImage</w:t>
      </w:r>
      <w:proofErr w:type="spellEnd"/>
      <w:proofErr w:type="gramEnd"/>
      <w:r w:rsidR="00533373">
        <w:rPr>
          <w:rFonts w:ascii="Courier New" w:hAnsi="Courier New" w:cs="Courier New"/>
          <w:sz w:val="20"/>
          <w:szCs w:val="20"/>
        </w:rPr>
        <w:t xml:space="preserve">: </w:t>
      </w:r>
      <w:r w:rsidR="00533373" w:rsidRPr="00B44874">
        <w:rPr>
          <w:rFonts w:cs="Courier New"/>
          <w:i/>
          <w:sz w:val="20"/>
          <w:szCs w:val="20"/>
        </w:rPr>
        <w:t>image;</w:t>
      </w:r>
      <w:r w:rsidR="00533373">
        <w:rPr>
          <w:rFonts w:ascii="Courier New" w:hAnsi="Courier New" w:cs="Courier New"/>
          <w:sz w:val="20"/>
          <w:szCs w:val="20"/>
        </w:rPr>
        <w:t xml:space="preserve"> </w:t>
      </w:r>
      <w:r w:rsidR="00533373">
        <w:rPr>
          <w:rFonts w:cs="Courier New"/>
          <w:i/>
          <w:sz w:val="20"/>
          <w:szCs w:val="20"/>
        </w:rPr>
        <w:t xml:space="preserve">width limit </w:t>
      </w:r>
      <w:ins w:id="106" w:author="Zaun, James" w:date="2014-09-04T07:19:00Z">
        <w:r w:rsidR="00571CAD">
          <w:rPr>
            <w:rFonts w:cs="Courier New"/>
            <w:i/>
            <w:sz w:val="20"/>
            <w:szCs w:val="20"/>
          </w:rPr>
          <w:t>18</w:t>
        </w:r>
      </w:ins>
      <w:del w:id="107" w:author="Zaun, James" w:date="2014-09-04T07:19:00Z">
        <w:r w:rsidR="00533373" w:rsidDel="00571CAD">
          <w:rPr>
            <w:rFonts w:cs="Courier New"/>
            <w:i/>
            <w:sz w:val="20"/>
            <w:szCs w:val="20"/>
          </w:rPr>
          <w:delText>44</w:delText>
        </w:r>
      </w:del>
      <w:r w:rsidR="00533373">
        <w:rPr>
          <w:rFonts w:cs="Courier New"/>
          <w:i/>
          <w:sz w:val="20"/>
          <w:szCs w:val="20"/>
        </w:rPr>
        <w:t>-</w:t>
      </w:r>
      <w:ins w:id="108" w:author="Zaun, James" w:date="2014-09-04T07:19:00Z">
        <w:r w:rsidR="00571CAD">
          <w:rPr>
            <w:rFonts w:cs="Courier New"/>
            <w:i/>
            <w:sz w:val="20"/>
            <w:szCs w:val="20"/>
          </w:rPr>
          <w:t>24</w:t>
        </w:r>
      </w:ins>
      <w:del w:id="109" w:author="Zaun, James" w:date="2014-09-04T07:19:00Z">
        <w:r w:rsidR="00533373" w:rsidDel="00571CAD">
          <w:rPr>
            <w:rFonts w:cs="Courier New"/>
            <w:i/>
            <w:sz w:val="20"/>
            <w:szCs w:val="20"/>
          </w:rPr>
          <w:delText>60</w:delText>
        </w:r>
      </w:del>
      <w:r w:rsidR="00533373" w:rsidRPr="00B44874">
        <w:rPr>
          <w:rFonts w:cs="Courier New"/>
          <w:i/>
          <w:sz w:val="20"/>
          <w:szCs w:val="20"/>
        </w:rPr>
        <w:t>; height limit 16-32</w:t>
      </w:r>
      <w:r w:rsidR="00533373">
        <w:rPr>
          <w:rFonts w:ascii="Courier New" w:hAnsi="Courier New" w:cs="Courier New"/>
          <w:sz w:val="20"/>
          <w:szCs w:val="20"/>
        </w:rPr>
        <w:t xml:space="preserve"> </w:t>
      </w:r>
      <w:r w:rsidR="00533373" w:rsidRPr="001B4CCA">
        <w:rPr>
          <w:rFonts w:ascii="Courier New" w:hAnsi="Courier New" w:cs="Courier New"/>
          <w:sz w:val="20"/>
          <w:szCs w:val="20"/>
        </w:rPr>
        <w:t>,</w:t>
      </w:r>
    </w:p>
    <w:p w:rsidR="001B4CCA" w:rsidRPr="001B4CCA" w:rsidRDefault="001B4CCA" w:rsidP="001B4CCA">
      <w:pPr>
        <w:contextualSpacing/>
        <w:rPr>
          <w:rFonts w:ascii="Courier New" w:hAnsi="Courier New" w:cs="Courier New"/>
          <w:sz w:val="20"/>
          <w:szCs w:val="20"/>
        </w:rPr>
      </w:pPr>
      <w:r w:rsidRPr="001B4CCA">
        <w:rPr>
          <w:rFonts w:ascii="Courier New" w:hAnsi="Courier New" w:cs="Courier New"/>
          <w:sz w:val="20"/>
          <w:szCs w:val="20"/>
        </w:rPr>
        <w:t xml:space="preserve">            </w:t>
      </w:r>
      <w:proofErr w:type="spellStart"/>
      <w:proofErr w:type="gramStart"/>
      <w:r w:rsidRPr="001B4CCA">
        <w:rPr>
          <w:rFonts w:ascii="Courier New" w:hAnsi="Courier New" w:cs="Courier New"/>
          <w:sz w:val="20"/>
          <w:szCs w:val="20"/>
        </w:rPr>
        <w:t>unpinIconImage</w:t>
      </w:r>
      <w:proofErr w:type="spellEnd"/>
      <w:proofErr w:type="gramEnd"/>
      <w:r w:rsidR="00533373">
        <w:rPr>
          <w:rFonts w:ascii="Courier New" w:hAnsi="Courier New" w:cs="Courier New"/>
          <w:sz w:val="20"/>
          <w:szCs w:val="20"/>
        </w:rPr>
        <w:t xml:space="preserve">: </w:t>
      </w:r>
      <w:r w:rsidR="00533373" w:rsidRPr="00B44874">
        <w:rPr>
          <w:rFonts w:cs="Courier New"/>
          <w:i/>
          <w:sz w:val="20"/>
          <w:szCs w:val="20"/>
        </w:rPr>
        <w:t>image;</w:t>
      </w:r>
      <w:r w:rsidR="00533373">
        <w:rPr>
          <w:rFonts w:ascii="Courier New" w:hAnsi="Courier New" w:cs="Courier New"/>
          <w:sz w:val="20"/>
          <w:szCs w:val="20"/>
        </w:rPr>
        <w:t xml:space="preserve"> </w:t>
      </w:r>
      <w:r w:rsidR="00533373">
        <w:rPr>
          <w:rFonts w:cs="Courier New"/>
          <w:i/>
          <w:sz w:val="20"/>
          <w:szCs w:val="20"/>
        </w:rPr>
        <w:t xml:space="preserve">width limit </w:t>
      </w:r>
      <w:ins w:id="110" w:author="Zaun, James" w:date="2014-09-04T07:19:00Z">
        <w:r w:rsidR="00571CAD">
          <w:rPr>
            <w:rFonts w:cs="Courier New"/>
            <w:i/>
            <w:sz w:val="20"/>
            <w:szCs w:val="20"/>
          </w:rPr>
          <w:t>18</w:t>
        </w:r>
      </w:ins>
      <w:del w:id="111" w:author="Zaun, James" w:date="2014-09-04T07:19:00Z">
        <w:r w:rsidR="00533373" w:rsidDel="00571CAD">
          <w:rPr>
            <w:rFonts w:cs="Courier New"/>
            <w:i/>
            <w:sz w:val="20"/>
            <w:szCs w:val="20"/>
          </w:rPr>
          <w:delText>44</w:delText>
        </w:r>
      </w:del>
      <w:r w:rsidR="00533373">
        <w:rPr>
          <w:rFonts w:cs="Courier New"/>
          <w:i/>
          <w:sz w:val="20"/>
          <w:szCs w:val="20"/>
        </w:rPr>
        <w:t>-</w:t>
      </w:r>
      <w:ins w:id="112" w:author="Zaun, James" w:date="2014-09-04T07:19:00Z">
        <w:r w:rsidR="00571CAD">
          <w:rPr>
            <w:rFonts w:cs="Courier New"/>
            <w:i/>
            <w:sz w:val="20"/>
            <w:szCs w:val="20"/>
          </w:rPr>
          <w:t>24</w:t>
        </w:r>
      </w:ins>
      <w:del w:id="113" w:author="Zaun, James" w:date="2014-09-04T07:19:00Z">
        <w:r w:rsidR="00533373" w:rsidDel="00571CAD">
          <w:rPr>
            <w:rFonts w:cs="Courier New"/>
            <w:i/>
            <w:sz w:val="20"/>
            <w:szCs w:val="20"/>
          </w:rPr>
          <w:delText>60</w:delText>
        </w:r>
      </w:del>
      <w:r w:rsidR="00533373" w:rsidRPr="00B44874">
        <w:rPr>
          <w:rFonts w:cs="Courier New"/>
          <w:i/>
          <w:sz w:val="20"/>
          <w:szCs w:val="20"/>
        </w:rPr>
        <w:t>; height limit 16-32</w:t>
      </w:r>
    </w:p>
    <w:p w:rsidR="001B4CCA" w:rsidRPr="001B4CCA" w:rsidRDefault="001B4CCA" w:rsidP="001B4CCA">
      <w:pPr>
        <w:contextualSpacing/>
        <w:rPr>
          <w:rFonts w:ascii="Courier New" w:hAnsi="Courier New" w:cs="Courier New"/>
          <w:sz w:val="20"/>
          <w:szCs w:val="20"/>
        </w:rPr>
      </w:pPr>
      <w:r w:rsidRPr="001B4CCA">
        <w:rPr>
          <w:rFonts w:ascii="Courier New" w:hAnsi="Courier New" w:cs="Courier New"/>
          <w:sz w:val="20"/>
          <w:szCs w:val="20"/>
        </w:rPr>
        <w:lastRenderedPageBreak/>
        <w:t xml:space="preserve">          }</w:t>
      </w:r>
    </w:p>
    <w:p w:rsidR="001B4CCA" w:rsidRPr="001B4CCA" w:rsidRDefault="001B4CCA" w:rsidP="001B4CCA">
      <w:pPr>
        <w:contextualSpacing/>
        <w:rPr>
          <w:rFonts w:ascii="Courier New" w:hAnsi="Courier New" w:cs="Courier New"/>
          <w:sz w:val="20"/>
          <w:szCs w:val="20"/>
        </w:rPr>
      </w:pPr>
      <w:r w:rsidRPr="001B4CCA">
        <w:rPr>
          <w:rFonts w:ascii="Courier New" w:hAnsi="Courier New" w:cs="Courier New"/>
          <w:sz w:val="20"/>
          <w:szCs w:val="20"/>
        </w:rPr>
        <w:t xml:space="preserve">        }</w:t>
      </w:r>
    </w:p>
    <w:p w:rsidR="001B4CCA" w:rsidRPr="001B4CCA" w:rsidRDefault="001B4CCA" w:rsidP="001B4CCA">
      <w:pPr>
        <w:contextualSpacing/>
        <w:rPr>
          <w:rFonts w:ascii="Courier New" w:hAnsi="Courier New" w:cs="Courier New"/>
          <w:sz w:val="20"/>
          <w:szCs w:val="20"/>
        </w:rPr>
      </w:pPr>
      <w:r w:rsidRPr="001B4CCA">
        <w:rPr>
          <w:rFonts w:ascii="Courier New" w:hAnsi="Courier New" w:cs="Courier New"/>
          <w:sz w:val="20"/>
          <w:szCs w:val="20"/>
        </w:rPr>
        <w:t xml:space="preserve">      }</w:t>
      </w:r>
    </w:p>
    <w:p w:rsidR="001B4CCA" w:rsidRDefault="00533373" w:rsidP="001B4CCA">
      <w:pPr>
        <w:contextualSpacing/>
        <w:rPr>
          <w:rFonts w:ascii="Courier New" w:hAnsi="Courier New" w:cs="Courier New"/>
          <w:sz w:val="20"/>
          <w:szCs w:val="20"/>
        </w:rPr>
      </w:pPr>
      <w:r>
        <w:rPr>
          <w:rFonts w:ascii="Courier New" w:hAnsi="Courier New" w:cs="Courier New"/>
          <w:sz w:val="20"/>
          <w:szCs w:val="20"/>
        </w:rPr>
        <w:t xml:space="preserve">    </w:t>
      </w:r>
      <w:r w:rsidR="001B4CCA" w:rsidRPr="001B4CCA">
        <w:rPr>
          <w:rFonts w:ascii="Courier New" w:hAnsi="Courier New" w:cs="Courier New"/>
          <w:sz w:val="20"/>
          <w:szCs w:val="20"/>
        </w:rPr>
        <w:t>}</w:t>
      </w:r>
    </w:p>
    <w:p w:rsidR="001B4CCA" w:rsidRDefault="001B4CCA" w:rsidP="00480A52"/>
    <w:p w:rsidR="00480A52" w:rsidRDefault="00480A52" w:rsidP="00480A52">
      <w:r>
        <w:t>An example</w:t>
      </w:r>
      <w:r w:rsidR="00BC320E">
        <w:t>,</w:t>
      </w:r>
    </w:p>
    <w:p w:rsidR="00480A52" w:rsidRPr="00480A52" w:rsidRDefault="00480A52" w:rsidP="00480A52">
      <w:pPr>
        <w:contextualSpacing/>
        <w:rPr>
          <w:rFonts w:ascii="Courier New" w:hAnsi="Courier New" w:cs="Courier New"/>
          <w:sz w:val="20"/>
          <w:szCs w:val="20"/>
        </w:rPr>
      </w:pPr>
      <w:proofErr w:type="spellStart"/>
      <w:proofErr w:type="gramStart"/>
      <w:r>
        <w:rPr>
          <w:rFonts w:ascii="Courier New" w:hAnsi="Courier New" w:cs="Courier New"/>
          <w:sz w:val="20"/>
          <w:szCs w:val="20"/>
        </w:rPr>
        <w:t>var</w:t>
      </w:r>
      <w:proofErr w:type="spellEnd"/>
      <w:proofErr w:type="gramEnd"/>
      <w:r w:rsidR="00AC0B4A">
        <w:rPr>
          <w:rFonts w:ascii="Courier New" w:hAnsi="Courier New" w:cs="Courier New"/>
          <w:sz w:val="20"/>
          <w:szCs w:val="20"/>
        </w:rPr>
        <w:t xml:space="preserve"> </w:t>
      </w:r>
      <w:proofErr w:type="spellStart"/>
      <w:r w:rsidR="00AC0B4A">
        <w:rPr>
          <w:rFonts w:ascii="Courier New" w:hAnsi="Courier New" w:cs="Courier New"/>
          <w:sz w:val="20"/>
          <w:szCs w:val="20"/>
        </w:rPr>
        <w:t>g</w:t>
      </w:r>
      <w:r>
        <w:rPr>
          <w:rFonts w:ascii="Courier New" w:hAnsi="Courier New" w:cs="Courier New"/>
          <w:sz w:val="20"/>
          <w:szCs w:val="20"/>
        </w:rPr>
        <w:t>reenSkin</w:t>
      </w:r>
      <w:proofErr w:type="spellEnd"/>
      <w:r w:rsidRPr="00480A52">
        <w:rPr>
          <w:rFonts w:ascii="Courier New" w:hAnsi="Courier New" w:cs="Courier New"/>
          <w:sz w:val="20"/>
          <w:szCs w:val="20"/>
        </w:rPr>
        <w:t xml:space="preserve"> </w:t>
      </w:r>
      <w:r>
        <w:rPr>
          <w:rFonts w:ascii="Courier New" w:hAnsi="Courier New" w:cs="Courier New"/>
          <w:sz w:val="20"/>
          <w:szCs w:val="20"/>
        </w:rPr>
        <w:t xml:space="preserve">= </w:t>
      </w:r>
      <w:r w:rsidRPr="00480A52">
        <w:rPr>
          <w:rFonts w:ascii="Courier New" w:hAnsi="Courier New" w:cs="Courier New"/>
          <w:sz w:val="20"/>
          <w:szCs w:val="20"/>
        </w:rPr>
        <w:t>{</w:t>
      </w:r>
      <w:proofErr w:type="spellStart"/>
      <w:r w:rsidRPr="00480A52">
        <w:rPr>
          <w:rFonts w:ascii="Courier New" w:hAnsi="Courier New" w:cs="Courier New"/>
          <w:sz w:val="20"/>
          <w:szCs w:val="20"/>
        </w:rPr>
        <w:t>skinObj</w:t>
      </w:r>
      <w:proofErr w:type="spellEnd"/>
      <w:r w:rsidRPr="00480A52">
        <w:rPr>
          <w:rFonts w:ascii="Courier New" w:hAnsi="Courier New" w:cs="Courier New"/>
          <w:sz w:val="20"/>
          <w:szCs w:val="20"/>
        </w:rPr>
        <w:t>: {</w:t>
      </w:r>
    </w:p>
    <w:p w:rsidR="00BC320E" w:rsidRPr="00BC320E" w:rsidRDefault="00BC320E" w:rsidP="00BC320E">
      <w:pPr>
        <w:contextualSpacing/>
        <w:rPr>
          <w:rFonts w:ascii="Courier New" w:hAnsi="Courier New" w:cs="Courier New"/>
          <w:sz w:val="20"/>
          <w:szCs w:val="20"/>
        </w:rPr>
      </w:pPr>
      <w:r w:rsidRPr="00BC320E">
        <w:rPr>
          <w:rFonts w:ascii="Courier New" w:hAnsi="Courier New" w:cs="Courier New"/>
          <w:sz w:val="20"/>
          <w:szCs w:val="20"/>
        </w:rPr>
        <w:t xml:space="preserve">        </w:t>
      </w:r>
      <w:proofErr w:type="gramStart"/>
      <w:r w:rsidRPr="00BC320E">
        <w:rPr>
          <w:rFonts w:ascii="Courier New" w:hAnsi="Courier New" w:cs="Courier New"/>
          <w:sz w:val="20"/>
          <w:szCs w:val="20"/>
        </w:rPr>
        <w:t>global</w:t>
      </w:r>
      <w:proofErr w:type="gramEnd"/>
      <w:r w:rsidRPr="00BC320E">
        <w:rPr>
          <w:rFonts w:ascii="Courier New" w:hAnsi="Courier New" w:cs="Courier New"/>
          <w:sz w:val="20"/>
          <w:szCs w:val="20"/>
        </w:rPr>
        <w:t>: {</w:t>
      </w:r>
    </w:p>
    <w:p w:rsidR="00BC320E" w:rsidRDefault="00BC320E" w:rsidP="00BC320E">
      <w:pPr>
        <w:contextualSpacing/>
        <w:rPr>
          <w:rFonts w:ascii="Courier New" w:hAnsi="Courier New" w:cs="Courier New"/>
          <w:sz w:val="20"/>
          <w:szCs w:val="20"/>
        </w:rPr>
      </w:pPr>
      <w:r w:rsidRPr="00BC320E">
        <w:rPr>
          <w:rFonts w:ascii="Courier New" w:hAnsi="Courier New" w:cs="Courier New"/>
          <w:sz w:val="20"/>
          <w:szCs w:val="20"/>
        </w:rPr>
        <w:t xml:space="preserve">        </w:t>
      </w:r>
      <w:r>
        <w:rPr>
          <w:rFonts w:ascii="Courier New" w:hAnsi="Courier New" w:cs="Courier New"/>
          <w:sz w:val="20"/>
          <w:szCs w:val="20"/>
        </w:rPr>
        <w:t xml:space="preserve">  </w:t>
      </w:r>
      <w:proofErr w:type="spellStart"/>
      <w:proofErr w:type="gramStart"/>
      <w:r>
        <w:rPr>
          <w:rFonts w:ascii="Courier New" w:hAnsi="Courier New" w:cs="Courier New"/>
          <w:sz w:val="20"/>
          <w:szCs w:val="20"/>
        </w:rPr>
        <w:t>fontColor</w:t>
      </w:r>
      <w:proofErr w:type="spellEnd"/>
      <w:proofErr w:type="gramEnd"/>
      <w:r>
        <w:rPr>
          <w:rFonts w:ascii="Courier New" w:hAnsi="Courier New" w:cs="Courier New"/>
          <w:sz w:val="20"/>
          <w:szCs w:val="20"/>
        </w:rPr>
        <w:t>: "</w:t>
      </w:r>
      <w:proofErr w:type="spellStart"/>
      <w:r>
        <w:rPr>
          <w:rFonts w:ascii="Courier New" w:hAnsi="Courier New" w:cs="Courier New"/>
          <w:sz w:val="20"/>
          <w:szCs w:val="20"/>
        </w:rPr>
        <w:t>rgb</w:t>
      </w:r>
      <w:proofErr w:type="spellEnd"/>
      <w:r>
        <w:rPr>
          <w:rFonts w:ascii="Courier New" w:hAnsi="Courier New" w:cs="Courier New"/>
          <w:sz w:val="20"/>
          <w:szCs w:val="20"/>
        </w:rPr>
        <w:t>(128,255,128)"</w:t>
      </w:r>
    </w:p>
    <w:p w:rsidR="00BC320E" w:rsidRDefault="00BC320E" w:rsidP="00BC320E">
      <w:pPr>
        <w:contextualSpacing/>
        <w:rPr>
          <w:rFonts w:ascii="Courier New" w:hAnsi="Courier New" w:cs="Courier New"/>
          <w:sz w:val="20"/>
          <w:szCs w:val="20"/>
        </w:rPr>
      </w:pPr>
      <w:r>
        <w:rPr>
          <w:rFonts w:ascii="Courier New" w:hAnsi="Courier New" w:cs="Courier New"/>
          <w:sz w:val="20"/>
          <w:szCs w:val="20"/>
        </w:rPr>
        <w:t xml:space="preserve">        },</w:t>
      </w:r>
    </w:p>
    <w:p w:rsidR="00480A52" w:rsidRPr="00480A52" w:rsidRDefault="00480A52" w:rsidP="00BC320E">
      <w:pPr>
        <w:contextualSpacing/>
        <w:rPr>
          <w:rFonts w:ascii="Courier New" w:hAnsi="Courier New" w:cs="Courier New"/>
          <w:sz w:val="20"/>
          <w:szCs w:val="20"/>
        </w:rPr>
      </w:pPr>
      <w:r w:rsidRPr="00480A52">
        <w:rPr>
          <w:rFonts w:ascii="Courier New" w:hAnsi="Courier New" w:cs="Courier New"/>
          <w:sz w:val="20"/>
          <w:szCs w:val="20"/>
        </w:rPr>
        <w:t xml:space="preserve">        </w:t>
      </w:r>
      <w:proofErr w:type="spellStart"/>
      <w:proofErr w:type="gramStart"/>
      <w:r w:rsidRPr="00480A52">
        <w:rPr>
          <w:rFonts w:ascii="Courier New" w:hAnsi="Courier New" w:cs="Courier New"/>
          <w:sz w:val="20"/>
          <w:szCs w:val="20"/>
        </w:rPr>
        <w:t>controlBar</w:t>
      </w:r>
      <w:proofErr w:type="spellEnd"/>
      <w:proofErr w:type="gramEnd"/>
      <w:r w:rsidRPr="00480A52">
        <w:rPr>
          <w:rFonts w:ascii="Courier New" w:hAnsi="Courier New" w:cs="Courier New"/>
          <w:sz w:val="20"/>
          <w:szCs w:val="20"/>
        </w:rPr>
        <w:t>: {</w:t>
      </w:r>
    </w:p>
    <w:p w:rsidR="00480A52" w:rsidRPr="00480A52" w:rsidRDefault="00480A52" w:rsidP="00480A52">
      <w:pPr>
        <w:contextualSpacing/>
        <w:rPr>
          <w:rFonts w:ascii="Courier New" w:hAnsi="Courier New" w:cs="Courier New"/>
          <w:sz w:val="20"/>
          <w:szCs w:val="20"/>
        </w:rPr>
      </w:pPr>
      <w:r w:rsidRPr="00480A52">
        <w:rPr>
          <w:rFonts w:ascii="Courier New" w:hAnsi="Courier New" w:cs="Courier New"/>
          <w:sz w:val="20"/>
          <w:szCs w:val="20"/>
        </w:rPr>
        <w:t xml:space="preserve">          </w:t>
      </w:r>
      <w:proofErr w:type="spellStart"/>
      <w:proofErr w:type="gramStart"/>
      <w:r w:rsidRPr="00480A52">
        <w:rPr>
          <w:rFonts w:ascii="Courier New" w:hAnsi="Courier New" w:cs="Courier New"/>
          <w:sz w:val="20"/>
          <w:szCs w:val="20"/>
        </w:rPr>
        <w:t>backgroundColor</w:t>
      </w:r>
      <w:proofErr w:type="spellEnd"/>
      <w:proofErr w:type="gramEnd"/>
      <w:r w:rsidRPr="00480A52">
        <w:rPr>
          <w:rFonts w:ascii="Courier New" w:hAnsi="Courier New" w:cs="Courier New"/>
          <w:sz w:val="20"/>
          <w:szCs w:val="20"/>
        </w:rPr>
        <w:t>: "#040",</w:t>
      </w:r>
    </w:p>
    <w:p w:rsidR="00480A52" w:rsidRPr="00480A52" w:rsidRDefault="00480A52" w:rsidP="00480A52">
      <w:pPr>
        <w:contextualSpacing/>
        <w:rPr>
          <w:rFonts w:ascii="Courier New" w:hAnsi="Courier New" w:cs="Courier New"/>
          <w:sz w:val="20"/>
          <w:szCs w:val="20"/>
        </w:rPr>
      </w:pPr>
      <w:r w:rsidRPr="00480A52">
        <w:rPr>
          <w:rFonts w:ascii="Courier New" w:hAnsi="Courier New" w:cs="Courier New"/>
          <w:sz w:val="20"/>
          <w:szCs w:val="20"/>
        </w:rPr>
        <w:t xml:space="preserve">          </w:t>
      </w:r>
      <w:proofErr w:type="spellStart"/>
      <w:proofErr w:type="gramStart"/>
      <w:r w:rsidRPr="00480A52">
        <w:rPr>
          <w:rFonts w:ascii="Courier New" w:hAnsi="Courier New" w:cs="Courier New"/>
          <w:sz w:val="20"/>
          <w:szCs w:val="20"/>
        </w:rPr>
        <w:t>scubberBar</w:t>
      </w:r>
      <w:proofErr w:type="spellEnd"/>
      <w:proofErr w:type="gramEnd"/>
      <w:r w:rsidRPr="00480A52">
        <w:rPr>
          <w:rFonts w:ascii="Courier New" w:hAnsi="Courier New" w:cs="Courier New"/>
          <w:sz w:val="20"/>
          <w:szCs w:val="20"/>
        </w:rPr>
        <w:t>: {</w:t>
      </w:r>
    </w:p>
    <w:p w:rsidR="00480A52" w:rsidRPr="00480A52" w:rsidRDefault="00480A52" w:rsidP="00480A52">
      <w:pPr>
        <w:contextualSpacing/>
        <w:rPr>
          <w:rFonts w:ascii="Courier New" w:hAnsi="Courier New" w:cs="Courier New"/>
          <w:sz w:val="20"/>
          <w:szCs w:val="20"/>
        </w:rPr>
      </w:pPr>
      <w:r w:rsidRPr="00480A52">
        <w:rPr>
          <w:rFonts w:ascii="Courier New" w:hAnsi="Courier New" w:cs="Courier New"/>
          <w:sz w:val="20"/>
          <w:szCs w:val="20"/>
        </w:rPr>
        <w:t xml:space="preserve">            </w:t>
      </w:r>
      <w:proofErr w:type="spellStart"/>
      <w:proofErr w:type="gramStart"/>
      <w:r w:rsidRPr="00480A52">
        <w:rPr>
          <w:rFonts w:ascii="Courier New" w:hAnsi="Courier New" w:cs="Courier New"/>
          <w:sz w:val="20"/>
          <w:szCs w:val="20"/>
        </w:rPr>
        <w:t>progressBarFillColor</w:t>
      </w:r>
      <w:proofErr w:type="spellEnd"/>
      <w:proofErr w:type="gramEnd"/>
      <w:r w:rsidRPr="00480A52">
        <w:rPr>
          <w:rFonts w:ascii="Courier New" w:hAnsi="Courier New" w:cs="Courier New"/>
          <w:sz w:val="20"/>
          <w:szCs w:val="20"/>
        </w:rPr>
        <w:t>: "green"</w:t>
      </w:r>
    </w:p>
    <w:p w:rsidR="00480A52" w:rsidRPr="00480A52" w:rsidRDefault="00BC320E" w:rsidP="00480A52">
      <w:pPr>
        <w:contextualSpacing/>
        <w:rPr>
          <w:rFonts w:ascii="Courier New" w:hAnsi="Courier New" w:cs="Courier New"/>
          <w:sz w:val="20"/>
          <w:szCs w:val="20"/>
        </w:rPr>
      </w:pPr>
      <w:r>
        <w:rPr>
          <w:rFonts w:ascii="Courier New" w:hAnsi="Courier New" w:cs="Courier New"/>
          <w:sz w:val="20"/>
          <w:szCs w:val="20"/>
        </w:rPr>
        <w:t xml:space="preserve">          }</w:t>
      </w:r>
    </w:p>
    <w:p w:rsidR="00480A52" w:rsidRPr="00480A52" w:rsidRDefault="00480A52" w:rsidP="00480A52">
      <w:pPr>
        <w:contextualSpacing/>
        <w:rPr>
          <w:rFonts w:ascii="Courier New" w:hAnsi="Courier New" w:cs="Courier New"/>
          <w:sz w:val="20"/>
          <w:szCs w:val="20"/>
        </w:rPr>
      </w:pPr>
      <w:r w:rsidRPr="00480A52">
        <w:rPr>
          <w:rFonts w:ascii="Courier New" w:hAnsi="Courier New" w:cs="Courier New"/>
          <w:sz w:val="20"/>
          <w:szCs w:val="20"/>
        </w:rPr>
        <w:t xml:space="preserve">        }</w:t>
      </w:r>
    </w:p>
    <w:p w:rsidR="00480A52" w:rsidRDefault="00480A52" w:rsidP="00480A52">
      <w:pPr>
        <w:contextualSpacing/>
        <w:rPr>
          <w:rFonts w:ascii="Courier New" w:hAnsi="Courier New" w:cs="Courier New"/>
          <w:sz w:val="20"/>
          <w:szCs w:val="20"/>
        </w:rPr>
      </w:pPr>
      <w:r>
        <w:rPr>
          <w:rFonts w:ascii="Courier New" w:hAnsi="Courier New" w:cs="Courier New"/>
          <w:sz w:val="20"/>
          <w:szCs w:val="20"/>
        </w:rPr>
        <w:t xml:space="preserve">      }};</w:t>
      </w:r>
    </w:p>
    <w:p w:rsidR="00480A52" w:rsidRDefault="00480A52" w:rsidP="00480A52">
      <w:pPr>
        <w:contextualSpacing/>
        <w:rPr>
          <w:rFonts w:ascii="Courier New" w:hAnsi="Courier New" w:cs="Courier New"/>
          <w:sz w:val="20"/>
          <w:szCs w:val="20"/>
        </w:rPr>
      </w:pPr>
      <w:proofErr w:type="spellStart"/>
      <w:proofErr w:type="gramStart"/>
      <w:r w:rsidRPr="00480A52">
        <w:rPr>
          <w:rFonts w:ascii="Courier New" w:hAnsi="Courier New" w:cs="Courier New"/>
          <w:sz w:val="20"/>
          <w:szCs w:val="20"/>
        </w:rPr>
        <w:t>var</w:t>
      </w:r>
      <w:proofErr w:type="spellEnd"/>
      <w:proofErr w:type="gramEnd"/>
      <w:r w:rsidRPr="00480A52">
        <w:rPr>
          <w:rFonts w:ascii="Courier New" w:hAnsi="Courier New" w:cs="Courier New"/>
          <w:sz w:val="20"/>
          <w:szCs w:val="20"/>
        </w:rPr>
        <w:t xml:space="preserve"> </w:t>
      </w:r>
      <w:proofErr w:type="spellStart"/>
      <w:r w:rsidRPr="00480A52">
        <w:rPr>
          <w:i/>
          <w:sz w:val="20"/>
          <w:szCs w:val="20"/>
        </w:rPr>
        <w:t>videoObjRef</w:t>
      </w:r>
      <w:proofErr w:type="spellEnd"/>
      <w:r w:rsidRPr="00480A52">
        <w:rPr>
          <w:rFonts w:ascii="Courier New" w:hAnsi="Courier New" w:cs="Courier New"/>
          <w:sz w:val="20"/>
          <w:szCs w:val="20"/>
        </w:rPr>
        <w:t xml:space="preserve"> = </w:t>
      </w:r>
      <w:proofErr w:type="spellStart"/>
      <w:r w:rsidRPr="00480A52">
        <w:rPr>
          <w:i/>
          <w:sz w:val="20"/>
          <w:szCs w:val="20"/>
        </w:rPr>
        <w:t>parentElemRef</w:t>
      </w:r>
      <w:r w:rsidRPr="00480A52">
        <w:rPr>
          <w:rFonts w:ascii="Courier New" w:hAnsi="Courier New" w:cs="Courier New"/>
          <w:sz w:val="20"/>
          <w:szCs w:val="20"/>
        </w:rPr>
        <w:t>.player</w:t>
      </w:r>
      <w:proofErr w:type="spellEnd"/>
      <w:r w:rsidRPr="00480A52">
        <w:rPr>
          <w:rFonts w:ascii="Courier New" w:hAnsi="Courier New" w:cs="Courier New"/>
          <w:sz w:val="20"/>
          <w:szCs w:val="20"/>
        </w:rPr>
        <w:t>('</w:t>
      </w:r>
      <w:proofErr w:type="spellStart"/>
      <w:r w:rsidRPr="00480A52">
        <w:rPr>
          <w:rFonts w:ascii="Courier New" w:hAnsi="Courier New" w:cs="Courier New"/>
          <w:sz w:val="20"/>
          <w:szCs w:val="20"/>
        </w:rPr>
        <w:t>conf</w:t>
      </w:r>
      <w:proofErr w:type="spellEnd"/>
      <w:r w:rsidRPr="00480A52">
        <w:rPr>
          <w:rFonts w:ascii="Courier New" w:hAnsi="Courier New" w:cs="Courier New"/>
          <w:sz w:val="20"/>
          <w:szCs w:val="20"/>
        </w:rPr>
        <w:t>',{</w:t>
      </w:r>
      <w:proofErr w:type="spellStart"/>
      <w:r w:rsidR="00AC0B4A">
        <w:rPr>
          <w:rFonts w:ascii="Courier New" w:hAnsi="Courier New" w:cs="Courier New"/>
          <w:sz w:val="20"/>
          <w:szCs w:val="20"/>
        </w:rPr>
        <w:t>customSkin</w:t>
      </w:r>
      <w:proofErr w:type="spellEnd"/>
      <w:r w:rsidR="00AC0B4A">
        <w:rPr>
          <w:rFonts w:ascii="Courier New" w:hAnsi="Courier New" w:cs="Courier New"/>
          <w:sz w:val="20"/>
          <w:szCs w:val="20"/>
        </w:rPr>
        <w:t xml:space="preserve">: </w:t>
      </w:r>
      <w:proofErr w:type="spellStart"/>
      <w:r w:rsidR="00AC0B4A">
        <w:rPr>
          <w:rFonts w:ascii="Courier New" w:hAnsi="Courier New" w:cs="Courier New"/>
          <w:sz w:val="20"/>
          <w:szCs w:val="20"/>
        </w:rPr>
        <w:t>g</w:t>
      </w:r>
      <w:r>
        <w:rPr>
          <w:rFonts w:ascii="Courier New" w:hAnsi="Courier New" w:cs="Courier New"/>
          <w:sz w:val="20"/>
          <w:szCs w:val="20"/>
        </w:rPr>
        <w:t>reenSkin</w:t>
      </w:r>
      <w:proofErr w:type="spellEnd"/>
      <w:r w:rsidRPr="00480A52">
        <w:rPr>
          <w:rFonts w:ascii="Courier New" w:hAnsi="Courier New" w:cs="Courier New"/>
          <w:sz w:val="20"/>
          <w:szCs w:val="20"/>
        </w:rPr>
        <w:t>});</w:t>
      </w:r>
    </w:p>
    <w:p w:rsidR="00BC320E" w:rsidRDefault="00BC320E" w:rsidP="00BC320E"/>
    <w:p w:rsidR="00BC320E" w:rsidRDefault="00BC320E" w:rsidP="00BC320E">
      <w:proofErr w:type="gramStart"/>
      <w:r>
        <w:t>when</w:t>
      </w:r>
      <w:proofErr w:type="gramEnd"/>
      <w:r>
        <w:t xml:space="preserve"> called before </w:t>
      </w:r>
      <w:r w:rsidRPr="00BC320E">
        <w:rPr>
          <w:rFonts w:ascii="Courier New" w:hAnsi="Courier New" w:cs="Courier New"/>
          <w:szCs w:val="24"/>
        </w:rPr>
        <w:t>'play'</w:t>
      </w:r>
      <w:r w:rsidRPr="00441939">
        <w:t xml:space="preserve"> </w:t>
      </w:r>
      <w:r w:rsidR="00441939" w:rsidRPr="00441939">
        <w:t>is called</w:t>
      </w:r>
      <w:r w:rsidR="00AC0B4A">
        <w:t>,</w:t>
      </w:r>
      <w:r w:rsidR="00441939" w:rsidRPr="00441939">
        <w:t xml:space="preserve"> </w:t>
      </w:r>
      <w:r w:rsidR="00AC0B4A">
        <w:t>the control bar will be rendered</w:t>
      </w:r>
      <w:r>
        <w:t xml:space="preserve"> like this:</w:t>
      </w:r>
    </w:p>
    <w:p w:rsidR="00BC320E" w:rsidRPr="00480A52" w:rsidRDefault="00441939" w:rsidP="00BC320E">
      <w:r>
        <w:rPr>
          <w:noProof/>
          <w:lang w:bidi="ar-SA"/>
        </w:rPr>
        <w:drawing>
          <wp:inline distT="0" distB="0" distL="0" distR="0">
            <wp:extent cx="6096851" cy="885949"/>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enSessionControlBar.png"/>
                    <pic:cNvPicPr/>
                  </pic:nvPicPr>
                  <pic:blipFill>
                    <a:blip r:embed="rId16">
                      <a:extLst>
                        <a:ext uri="{28A0092B-C50C-407E-A947-70E740481C1C}">
                          <a14:useLocalDpi xmlns:a14="http://schemas.microsoft.com/office/drawing/2010/main" val="0"/>
                        </a:ext>
                      </a:extLst>
                    </a:blip>
                    <a:stretch>
                      <a:fillRect/>
                    </a:stretch>
                  </pic:blipFill>
                  <pic:spPr>
                    <a:xfrm>
                      <a:off x="0" y="0"/>
                      <a:ext cx="6096851" cy="885949"/>
                    </a:xfrm>
                    <a:prstGeom prst="rect">
                      <a:avLst/>
                    </a:prstGeom>
                  </pic:spPr>
                </pic:pic>
              </a:graphicData>
            </a:graphic>
          </wp:inline>
        </w:drawing>
      </w:r>
    </w:p>
    <w:p w:rsidR="00441939" w:rsidRDefault="00441939" w:rsidP="00BC320E"/>
    <w:p w:rsidR="00441939" w:rsidRDefault="00441939" w:rsidP="00BC320E">
      <w:r>
        <w:t xml:space="preserve">The </w:t>
      </w:r>
      <w:proofErr w:type="spellStart"/>
      <w:r w:rsidRPr="00441939">
        <w:rPr>
          <w:i/>
        </w:rPr>
        <w:t>skinObj</w:t>
      </w:r>
      <w:proofErr w:type="spellEnd"/>
      <w:r>
        <w:t xml:space="preserve"> is validated before being accepted. If</w:t>
      </w:r>
      <w:r w:rsidR="00860C5E">
        <w:t xml:space="preserve"> the validation does not pass,</w:t>
      </w:r>
      <w:r>
        <w:t xml:space="preserve"> warning</w:t>
      </w:r>
      <w:r w:rsidR="00860C5E">
        <w:t>s</w:t>
      </w:r>
      <w:r>
        <w:t xml:space="preserve"> will be displayed in the </w:t>
      </w:r>
      <w:r w:rsidR="00AC0B4A">
        <w:t xml:space="preserve">browser’s </w:t>
      </w:r>
      <w:r>
        <w:t xml:space="preserve">JavaScript console log </w:t>
      </w:r>
      <w:r w:rsidR="00860C5E">
        <w:t xml:space="preserve">as to why the </w:t>
      </w:r>
      <w:proofErr w:type="spellStart"/>
      <w:r w:rsidR="00860C5E" w:rsidRPr="00860C5E">
        <w:rPr>
          <w:i/>
        </w:rPr>
        <w:t>skinObj</w:t>
      </w:r>
      <w:proofErr w:type="spellEnd"/>
      <w:r w:rsidR="00860C5E">
        <w:t xml:space="preserve"> was not accepted</w:t>
      </w:r>
      <w:r>
        <w:t xml:space="preserve">. </w:t>
      </w:r>
      <w:r w:rsidR="00860C5E">
        <w:t xml:space="preserve">If your </w:t>
      </w:r>
      <w:proofErr w:type="spellStart"/>
      <w:r w:rsidR="00860C5E" w:rsidRPr="00860C5E">
        <w:rPr>
          <w:i/>
        </w:rPr>
        <w:t>skinObj</w:t>
      </w:r>
      <w:proofErr w:type="spellEnd"/>
      <w:r w:rsidR="00860C5E">
        <w:t xml:space="preserve"> is having no effect, look for messages with the word </w:t>
      </w:r>
      <w:r w:rsidR="00860C5E" w:rsidRPr="00860C5E">
        <w:rPr>
          <w:rFonts w:ascii="Courier New" w:hAnsi="Courier New" w:cs="Courier New"/>
          <w:szCs w:val="24"/>
        </w:rPr>
        <w:t>WARNING</w:t>
      </w:r>
      <w:r w:rsidR="00860C5E" w:rsidRPr="00860C5E">
        <w:rPr>
          <w:rFonts w:cs="Courier New"/>
          <w:szCs w:val="24"/>
        </w:rPr>
        <w:t xml:space="preserve"> </w:t>
      </w:r>
      <w:r w:rsidR="00860C5E" w:rsidRPr="00860C5E">
        <w:t>in the JavaScript console log.</w:t>
      </w:r>
      <w:r w:rsidR="00860C5E">
        <w:t xml:space="preserve"> The console log message will indicate which property is not being accepted and why.</w:t>
      </w:r>
    </w:p>
    <w:p w:rsidR="00860C5E" w:rsidRPr="00480A52" w:rsidRDefault="00860C5E" w:rsidP="00BC320E"/>
    <w:p w:rsidR="00DD04D1" w:rsidRDefault="00DD04D1">
      <w:pPr>
        <w:spacing w:after="200" w:line="276" w:lineRule="auto"/>
        <w:rPr>
          <w:b/>
          <w:sz w:val="36"/>
          <w:szCs w:val="36"/>
        </w:rPr>
      </w:pPr>
      <w:bookmarkStart w:id="114" w:name="_Toc395521149"/>
      <w:r>
        <w:br w:type="page"/>
      </w:r>
    </w:p>
    <w:p w:rsidR="001669E4" w:rsidRDefault="001669E4" w:rsidP="001669E4">
      <w:pPr>
        <w:pStyle w:val="Heading1"/>
      </w:pPr>
      <w:r>
        <w:lastRenderedPageBreak/>
        <w:t>Troubleshooting</w:t>
      </w:r>
      <w:bookmarkEnd w:id="114"/>
    </w:p>
    <w:p w:rsidR="001669E4" w:rsidRDefault="001669E4" w:rsidP="001669E4">
      <w:r>
        <w:t>If you are having any issues getting the Player to display video, please check the following:</w:t>
      </w:r>
    </w:p>
    <w:p w:rsidR="001669E4" w:rsidRDefault="001669E4" w:rsidP="001669E4">
      <w:pPr>
        <w:pStyle w:val="ListParagraph"/>
      </w:pPr>
    </w:p>
    <w:p w:rsidR="001669E4" w:rsidRDefault="001669E4" w:rsidP="001669E4">
      <w:pPr>
        <w:pStyle w:val="ListParagraph"/>
        <w:numPr>
          <w:ilvl w:val="0"/>
          <w:numId w:val="29"/>
        </w:numPr>
      </w:pPr>
      <w:r>
        <w:t>If the video is not appearing at all:</w:t>
      </w:r>
    </w:p>
    <w:p w:rsidR="001669E4" w:rsidRDefault="00EB31E3" w:rsidP="001669E4">
      <w:pPr>
        <w:pStyle w:val="ListParagraph"/>
        <w:numPr>
          <w:ilvl w:val="1"/>
          <w:numId w:val="29"/>
        </w:numPr>
      </w:pPr>
      <w:r>
        <w:t>Verify that the</w:t>
      </w:r>
      <w:r w:rsidR="001669E4">
        <w:t xml:space="preserve"> </w:t>
      </w:r>
      <w:proofErr w:type="spellStart"/>
      <w:r w:rsidR="001669E4" w:rsidRPr="00823C12">
        <w:rPr>
          <w:i/>
        </w:rPr>
        <w:t>mediaURL</w:t>
      </w:r>
      <w:proofErr w:type="spellEnd"/>
      <w:r w:rsidR="001669E4">
        <w:t xml:space="preserve"> is </w:t>
      </w:r>
      <w:r>
        <w:t xml:space="preserve">still </w:t>
      </w:r>
      <w:r w:rsidR="001669E4">
        <w:t>valid.</w:t>
      </w:r>
    </w:p>
    <w:p w:rsidR="001669E4" w:rsidRDefault="00EB31E3" w:rsidP="001669E4">
      <w:pPr>
        <w:pStyle w:val="ListParagraph"/>
        <w:numPr>
          <w:ilvl w:val="2"/>
          <w:numId w:val="29"/>
        </w:numPr>
      </w:pPr>
      <w:r>
        <w:t>Check that the l</w:t>
      </w:r>
      <w:r w:rsidR="001669E4">
        <w:t xml:space="preserve">ogin session used to acquire </w:t>
      </w:r>
      <w:proofErr w:type="spellStart"/>
      <w:r w:rsidR="001669E4" w:rsidRPr="00823C12">
        <w:rPr>
          <w:i/>
        </w:rPr>
        <w:t>mediaURL</w:t>
      </w:r>
      <w:proofErr w:type="spellEnd"/>
      <w:r w:rsidR="001669E4">
        <w:t xml:space="preserve"> is still valid</w:t>
      </w:r>
      <w:r>
        <w:t>.</w:t>
      </w:r>
    </w:p>
    <w:p w:rsidR="001669E4" w:rsidRDefault="00EB31E3" w:rsidP="001669E4">
      <w:pPr>
        <w:pStyle w:val="ListParagraph"/>
        <w:numPr>
          <w:ilvl w:val="2"/>
          <w:numId w:val="29"/>
        </w:numPr>
      </w:pPr>
      <w:r>
        <w:t>Check that t</w:t>
      </w:r>
      <w:r w:rsidR="00823C12">
        <w:t xml:space="preserve">he </w:t>
      </w:r>
      <w:proofErr w:type="spellStart"/>
      <w:r w:rsidR="00823C12" w:rsidRPr="00823C12">
        <w:rPr>
          <w:i/>
        </w:rPr>
        <w:t>mediaURL</w:t>
      </w:r>
      <w:proofErr w:type="spellEnd"/>
      <w:r w:rsidR="00823C12">
        <w:t xml:space="preserve"> has</w:t>
      </w:r>
      <w:r w:rsidR="001669E4">
        <w:t xml:space="preserve"> not expired</w:t>
      </w:r>
      <w:r>
        <w:t>.</w:t>
      </w:r>
    </w:p>
    <w:p w:rsidR="003A7436" w:rsidRPr="003A7436" w:rsidRDefault="003A7436" w:rsidP="003A7436">
      <w:pPr>
        <w:pStyle w:val="ListParagraph"/>
        <w:numPr>
          <w:ilvl w:val="1"/>
          <w:numId w:val="29"/>
        </w:numPr>
      </w:pPr>
      <w:r>
        <w:t>Verify the state of the session</w:t>
      </w:r>
      <w:r w:rsidR="008A7F9C">
        <w:t xml:space="preserve"> from the “Sessions” t</w:t>
      </w:r>
      <w:r>
        <w:t xml:space="preserve">ab of the Admin UI.  </w:t>
      </w:r>
      <w:r w:rsidRPr="00EB31E3">
        <w:t>Refer to the</w:t>
      </w:r>
      <w:r w:rsidRPr="003A7436">
        <w:rPr>
          <w:i/>
        </w:rPr>
        <w:t xml:space="preserve"> Admin UI Setup Guide </w:t>
      </w:r>
      <w:r w:rsidRPr="00EB31E3">
        <w:t xml:space="preserve">for more on the </w:t>
      </w:r>
      <w:r w:rsidR="00EB31E3">
        <w:t>“</w:t>
      </w:r>
      <w:r w:rsidRPr="00EB31E3">
        <w:t>Sessions</w:t>
      </w:r>
      <w:r w:rsidR="00EB31E3">
        <w:t>”</w:t>
      </w:r>
      <w:r w:rsidRPr="00EB31E3">
        <w:t xml:space="preserve"> Tab.</w:t>
      </w:r>
    </w:p>
    <w:p w:rsidR="001669E4" w:rsidRPr="003A7436" w:rsidRDefault="00EB31E3" w:rsidP="003A7436">
      <w:pPr>
        <w:pStyle w:val="ListParagraph"/>
        <w:numPr>
          <w:ilvl w:val="0"/>
          <w:numId w:val="29"/>
        </w:numPr>
      </w:pPr>
      <w:r>
        <w:rPr>
          <w:iCs/>
        </w:rPr>
        <w:t>If you are unable to resolve the problem using the suggestions above, c</w:t>
      </w:r>
      <w:r w:rsidR="003A7436">
        <w:rPr>
          <w:iCs/>
        </w:rPr>
        <w:t xml:space="preserve">ollect </w:t>
      </w:r>
      <w:r w:rsidR="008A7F9C">
        <w:rPr>
          <w:iCs/>
        </w:rPr>
        <w:t xml:space="preserve">the JavaScript </w:t>
      </w:r>
      <w:r w:rsidR="003A7436">
        <w:rPr>
          <w:iCs/>
        </w:rPr>
        <w:t xml:space="preserve">console logs from the browser, screenshots of </w:t>
      </w:r>
      <w:r w:rsidR="008A7F9C">
        <w:rPr>
          <w:iCs/>
        </w:rPr>
        <w:t xml:space="preserve">the </w:t>
      </w:r>
      <w:r>
        <w:rPr>
          <w:iCs/>
        </w:rPr>
        <w:t>“</w:t>
      </w:r>
      <w:r w:rsidR="008A7F9C">
        <w:rPr>
          <w:iCs/>
        </w:rPr>
        <w:t>Sessions</w:t>
      </w:r>
      <w:r>
        <w:rPr>
          <w:iCs/>
        </w:rPr>
        <w:t>”</w:t>
      </w:r>
      <w:r w:rsidR="008A7F9C">
        <w:rPr>
          <w:iCs/>
        </w:rPr>
        <w:t xml:space="preserve"> t</w:t>
      </w:r>
      <w:r w:rsidR="003A7436">
        <w:rPr>
          <w:iCs/>
        </w:rPr>
        <w:t xml:space="preserve">ab </w:t>
      </w:r>
      <w:r w:rsidR="008A7F9C">
        <w:rPr>
          <w:iCs/>
        </w:rPr>
        <w:t xml:space="preserve">in the Admin UI tool and the </w:t>
      </w:r>
      <w:proofErr w:type="spellStart"/>
      <w:r w:rsidR="008A7F9C" w:rsidRPr="00EB31E3">
        <w:rPr>
          <w:i/>
          <w:iCs/>
        </w:rPr>
        <w:t>mediaURL</w:t>
      </w:r>
      <w:proofErr w:type="spellEnd"/>
      <w:r w:rsidR="008A7F9C">
        <w:rPr>
          <w:iCs/>
        </w:rPr>
        <w:t>. Then send to Barco Customer S</w:t>
      </w:r>
      <w:r w:rsidR="003A7436">
        <w:rPr>
          <w:iCs/>
        </w:rPr>
        <w:t>upport for further analysis</w:t>
      </w:r>
      <w:r w:rsidR="000B19F2">
        <w:rPr>
          <w:iCs/>
        </w:rPr>
        <w:t>.</w:t>
      </w:r>
    </w:p>
    <w:p w:rsidR="003A7436" w:rsidRPr="001669E4" w:rsidRDefault="003A7436" w:rsidP="003A7436">
      <w:pPr>
        <w:pStyle w:val="ListParagraph"/>
      </w:pPr>
    </w:p>
    <w:p w:rsidR="008A7F9C" w:rsidRDefault="008A7F9C">
      <w:pPr>
        <w:spacing w:after="200" w:line="276" w:lineRule="auto"/>
        <w:rPr>
          <w:b/>
          <w:sz w:val="36"/>
          <w:szCs w:val="36"/>
        </w:rPr>
      </w:pPr>
      <w:r>
        <w:br w:type="page"/>
      </w:r>
    </w:p>
    <w:p w:rsidR="004B2124" w:rsidRDefault="00CF4D16" w:rsidP="00221B73">
      <w:pPr>
        <w:pStyle w:val="Heading1"/>
      </w:pPr>
      <w:bookmarkStart w:id="115" w:name="_Toc395521150"/>
      <w:r>
        <w:lastRenderedPageBreak/>
        <w:t xml:space="preserve">SDK Player </w:t>
      </w:r>
      <w:r w:rsidR="004B2124">
        <w:t>Architecture</w:t>
      </w:r>
      <w:r w:rsidR="00B01360">
        <w:t xml:space="preserve"> Overview</w:t>
      </w:r>
      <w:bookmarkEnd w:id="115"/>
      <w:r w:rsidR="004B2124">
        <w:t xml:space="preserve"> </w:t>
      </w:r>
    </w:p>
    <w:p w:rsidR="00681962" w:rsidRDefault="008A3ACB">
      <w:pPr>
        <w:spacing w:after="200" w:line="276" w:lineRule="auto"/>
      </w:pPr>
      <w:r>
        <w:t xml:space="preserve">The </w:t>
      </w:r>
      <w:r w:rsidR="007928A8">
        <w:t>SDK P</w:t>
      </w:r>
      <w:r>
        <w:t xml:space="preserve">layer is actually divided into two parts. This was done to allow the </w:t>
      </w:r>
      <w:r w:rsidR="007928A8">
        <w:t>SDK P</w:t>
      </w:r>
      <w:r>
        <w:t xml:space="preserve">layer to be launched from one server </w:t>
      </w:r>
      <w:r w:rsidR="008B3E44">
        <w:t>while</w:t>
      </w:r>
      <w:r>
        <w:t xml:space="preserve"> </w:t>
      </w:r>
      <w:r w:rsidR="007928A8">
        <w:t xml:space="preserve">utilizing </w:t>
      </w:r>
      <w:r w:rsidR="008B3E44">
        <w:t xml:space="preserve">video assets </w:t>
      </w:r>
      <w:r w:rsidR="007928A8">
        <w:t>controlled by</w:t>
      </w:r>
      <w:r>
        <w:t xml:space="preserve"> a different</w:t>
      </w:r>
      <w:r w:rsidR="008B3E44">
        <w:t xml:space="preserve"> server, namely,</w:t>
      </w:r>
      <w:r>
        <w:t xml:space="preserve"> Barco Management Server. </w:t>
      </w:r>
      <w:r w:rsidR="008B3E44">
        <w:t xml:space="preserve">This separation was especially </w:t>
      </w:r>
      <w:r w:rsidR="00866E7D">
        <w:t xml:space="preserve">needed </w:t>
      </w:r>
      <w:r w:rsidR="007928A8">
        <w:t xml:space="preserve">for </w:t>
      </w:r>
      <w:r w:rsidR="008B3E44">
        <w:t>Internet Explorer 9</w:t>
      </w:r>
      <w:r w:rsidR="007928A8">
        <w:t xml:space="preserve"> due to</w:t>
      </w:r>
      <w:r w:rsidR="00866E7D">
        <w:t xml:space="preserve"> its </w:t>
      </w:r>
      <w:r w:rsidR="00157FD5">
        <w:t>limited cross-origin</w:t>
      </w:r>
      <w:r w:rsidR="00866E7D">
        <w:t xml:space="preserve"> access capabilities</w:t>
      </w:r>
      <w:r w:rsidR="008B3E44">
        <w:t>.</w:t>
      </w:r>
      <w:r w:rsidR="00866E7D">
        <w:t xml:space="preserve"> The first part of the SDK player is loaded</w:t>
      </w:r>
      <w:r w:rsidR="004E3680">
        <w:t xml:space="preserve"> by your custom web page (though the actual SDK Player files might be on a different server or hosted locally)</w:t>
      </w:r>
      <w:r w:rsidR="00681962">
        <w:t>.</w:t>
      </w:r>
    </w:p>
    <w:p w:rsidR="007C0266" w:rsidRDefault="00EC213D">
      <w:pPr>
        <w:spacing w:after="200" w:line="276" w:lineRule="auto"/>
      </w:pPr>
      <w:r>
        <w:rPr>
          <w:noProof/>
          <w:lang w:bidi="ar-SA"/>
        </w:rPr>
        <w:drawing>
          <wp:inline distT="0" distB="0" distL="0" distR="0" wp14:anchorId="39C0C45D" wp14:editId="333A04F8">
            <wp:extent cx="6400800" cy="22752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1.emf"/>
                    <pic:cNvPicPr/>
                  </pic:nvPicPr>
                  <pic:blipFill>
                    <a:blip r:embed="rId17">
                      <a:extLst>
                        <a:ext uri="{28A0092B-C50C-407E-A947-70E740481C1C}">
                          <a14:useLocalDpi xmlns:a14="http://schemas.microsoft.com/office/drawing/2010/main" val="0"/>
                        </a:ext>
                      </a:extLst>
                    </a:blip>
                    <a:stretch>
                      <a:fillRect/>
                    </a:stretch>
                  </pic:blipFill>
                  <pic:spPr>
                    <a:xfrm>
                      <a:off x="0" y="0"/>
                      <a:ext cx="6400800" cy="2275205"/>
                    </a:xfrm>
                    <a:prstGeom prst="rect">
                      <a:avLst/>
                    </a:prstGeom>
                  </pic:spPr>
                </pic:pic>
              </a:graphicData>
            </a:graphic>
          </wp:inline>
        </w:drawing>
      </w:r>
    </w:p>
    <w:p w:rsidR="00E84851" w:rsidRDefault="00E84851">
      <w:pPr>
        <w:spacing w:after="200" w:line="276" w:lineRule="auto"/>
      </w:pPr>
      <w:r>
        <w:br w:type="page"/>
      </w:r>
    </w:p>
    <w:p w:rsidR="004B2124" w:rsidRDefault="00681962">
      <w:pPr>
        <w:spacing w:after="200" w:line="276" w:lineRule="auto"/>
      </w:pPr>
      <w:r>
        <w:lastRenderedPageBreak/>
        <w:t>This first part of the SDK Player is included with these SDK sources</w:t>
      </w:r>
      <w:r w:rsidR="004E3680">
        <w:t xml:space="preserve"> and you can place these sources wherever you like</w:t>
      </w:r>
      <w:r>
        <w:t>.</w:t>
      </w:r>
      <w:r w:rsidR="007C0266">
        <w:t xml:space="preserve"> Once the custom page with the SDK Player is loade</w:t>
      </w:r>
      <w:r w:rsidR="009C597E">
        <w:t xml:space="preserve">d and asked to play a </w:t>
      </w:r>
      <w:proofErr w:type="spellStart"/>
      <w:r w:rsidR="009C597E" w:rsidRPr="00EC213D">
        <w:rPr>
          <w:i/>
        </w:rPr>
        <w:t>mediaURL</w:t>
      </w:r>
      <w:proofErr w:type="spellEnd"/>
      <w:r w:rsidR="00EC213D">
        <w:t xml:space="preserve">, the second part of the SDK Player is loaded by the first part into an </w:t>
      </w:r>
      <w:proofErr w:type="spellStart"/>
      <w:r w:rsidR="00EC213D">
        <w:t>iframe</w:t>
      </w:r>
      <w:proofErr w:type="spellEnd"/>
      <w:r w:rsidR="00EC213D">
        <w:t xml:space="preserve"> from the same MS Server specified by the </w:t>
      </w:r>
      <w:proofErr w:type="spellStart"/>
      <w:r w:rsidR="00EC213D" w:rsidRPr="00EC213D">
        <w:rPr>
          <w:i/>
        </w:rPr>
        <w:t>mediaURL</w:t>
      </w:r>
      <w:proofErr w:type="spellEnd"/>
      <w:r w:rsidR="00EC213D">
        <w:t>.</w:t>
      </w:r>
    </w:p>
    <w:p w:rsidR="008B3E44" w:rsidRDefault="00157FD5">
      <w:pPr>
        <w:spacing w:after="200" w:line="276" w:lineRule="auto"/>
        <w:rPr>
          <w:b/>
          <w:sz w:val="36"/>
          <w:szCs w:val="36"/>
        </w:rPr>
      </w:pPr>
      <w:r>
        <w:rPr>
          <w:b/>
          <w:noProof/>
          <w:sz w:val="36"/>
          <w:szCs w:val="36"/>
          <w:lang w:bidi="ar-SA"/>
        </w:rPr>
        <w:drawing>
          <wp:inline distT="0" distB="0" distL="0" distR="0" wp14:anchorId="53DD681F" wp14:editId="6FF058C8">
            <wp:extent cx="6400800" cy="45110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2.emf"/>
                    <pic:cNvPicPr/>
                  </pic:nvPicPr>
                  <pic:blipFill>
                    <a:blip r:embed="rId18">
                      <a:extLst>
                        <a:ext uri="{28A0092B-C50C-407E-A947-70E740481C1C}">
                          <a14:useLocalDpi xmlns:a14="http://schemas.microsoft.com/office/drawing/2010/main" val="0"/>
                        </a:ext>
                      </a:extLst>
                    </a:blip>
                    <a:stretch>
                      <a:fillRect/>
                    </a:stretch>
                  </pic:blipFill>
                  <pic:spPr>
                    <a:xfrm>
                      <a:off x="0" y="0"/>
                      <a:ext cx="6400800" cy="4511040"/>
                    </a:xfrm>
                    <a:prstGeom prst="rect">
                      <a:avLst/>
                    </a:prstGeom>
                  </pic:spPr>
                </pic:pic>
              </a:graphicData>
            </a:graphic>
          </wp:inline>
        </w:drawing>
      </w:r>
    </w:p>
    <w:p w:rsidR="00E84851" w:rsidRDefault="00E84851">
      <w:pPr>
        <w:spacing w:after="200" w:line="276" w:lineRule="auto"/>
      </w:pPr>
      <w:r>
        <w:br w:type="page"/>
      </w:r>
    </w:p>
    <w:p w:rsidR="00157FD5" w:rsidRDefault="00157FD5" w:rsidP="00157FD5">
      <w:r>
        <w:lastRenderedPageBreak/>
        <w:t>The 2</w:t>
      </w:r>
      <w:r w:rsidRPr="00157FD5">
        <w:rPr>
          <w:vertAlign w:val="superscript"/>
        </w:rPr>
        <w:t>nd</w:t>
      </w:r>
      <w:r>
        <w:t xml:space="preserve"> part of the SDK Player resides on the MS Server where the </w:t>
      </w:r>
      <w:proofErr w:type="spellStart"/>
      <w:r w:rsidRPr="00157FD5">
        <w:rPr>
          <w:i/>
        </w:rPr>
        <w:t>mediaURL</w:t>
      </w:r>
      <w:proofErr w:type="spellEnd"/>
      <w:r w:rsidR="00CF36B7">
        <w:t xml:space="preserve"> will be sent</w:t>
      </w:r>
      <w:r>
        <w:t>. This 2</w:t>
      </w:r>
      <w:r w:rsidRPr="00157FD5">
        <w:rPr>
          <w:vertAlign w:val="superscript"/>
        </w:rPr>
        <w:t>nd</w:t>
      </w:r>
      <w:r>
        <w:t xml:space="preserve"> part is not included with this SDK Player source code. The 2</w:t>
      </w:r>
      <w:r w:rsidRPr="00157FD5">
        <w:rPr>
          <w:vertAlign w:val="superscript"/>
        </w:rPr>
        <w:t>nd</w:t>
      </w:r>
      <w:r>
        <w:t xml:space="preserve"> part of the SDK Player then makes session requests to the same MS server it was loaded from, thus avoiding cross-origin issues.</w:t>
      </w:r>
    </w:p>
    <w:p w:rsidR="00E84851" w:rsidRDefault="00E84851" w:rsidP="00157FD5">
      <w:r>
        <w:rPr>
          <w:noProof/>
          <w:lang w:bidi="ar-SA"/>
        </w:rPr>
        <w:drawing>
          <wp:inline distT="0" distB="0" distL="0" distR="0" wp14:anchorId="728AE398" wp14:editId="554A307C">
            <wp:extent cx="6400800" cy="45110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3.emf"/>
                    <pic:cNvPicPr/>
                  </pic:nvPicPr>
                  <pic:blipFill>
                    <a:blip r:embed="rId19">
                      <a:extLst>
                        <a:ext uri="{28A0092B-C50C-407E-A947-70E740481C1C}">
                          <a14:useLocalDpi xmlns:a14="http://schemas.microsoft.com/office/drawing/2010/main" val="0"/>
                        </a:ext>
                      </a:extLst>
                    </a:blip>
                    <a:stretch>
                      <a:fillRect/>
                    </a:stretch>
                  </pic:blipFill>
                  <pic:spPr>
                    <a:xfrm>
                      <a:off x="0" y="0"/>
                      <a:ext cx="6400800" cy="4511040"/>
                    </a:xfrm>
                    <a:prstGeom prst="rect">
                      <a:avLst/>
                    </a:prstGeom>
                  </pic:spPr>
                </pic:pic>
              </a:graphicData>
            </a:graphic>
          </wp:inline>
        </w:drawing>
      </w:r>
    </w:p>
    <w:p w:rsidR="007928A8" w:rsidRDefault="007928A8">
      <w:pPr>
        <w:spacing w:after="200" w:line="276" w:lineRule="auto"/>
      </w:pPr>
      <w:r>
        <w:br w:type="page"/>
      </w:r>
    </w:p>
    <w:p w:rsidR="00E84851" w:rsidRDefault="00E84851" w:rsidP="00157FD5">
      <w:r>
        <w:lastRenderedPageBreak/>
        <w:t>Once the 2</w:t>
      </w:r>
      <w:r w:rsidRPr="00E84851">
        <w:rPr>
          <w:vertAlign w:val="superscript"/>
        </w:rPr>
        <w:t>nd</w:t>
      </w:r>
      <w:r>
        <w:t xml:space="preserve"> part of the SDK Player </w:t>
      </w:r>
      <w:r w:rsidR="00CF36B7">
        <w:t xml:space="preserve">is </w:t>
      </w:r>
      <w:r>
        <w:t xml:space="preserve">in a session with the MS Server, it selects the most appropriate low-level streaming video player to load from the same MS Server it was loaded from based on the type of platform, type of media, and the choice of </w:t>
      </w:r>
      <w:r w:rsidR="00CF36B7">
        <w:t>plug-ins or technologies available o</w:t>
      </w:r>
      <w:r>
        <w:t>n the client</w:t>
      </w:r>
      <w:r w:rsidR="00CF36B7">
        <w:t>’</w:t>
      </w:r>
      <w:r>
        <w:t>s web browser.</w:t>
      </w:r>
      <w:r w:rsidR="00EA6BCF">
        <w:t xml:space="preserve"> </w:t>
      </w:r>
      <w:r w:rsidR="00A32395">
        <w:t xml:space="preserve">The loaded streaming player then makes direct requests to whatever source contains the </w:t>
      </w:r>
      <w:r w:rsidR="00CF36B7">
        <w:t xml:space="preserve">most appropriate </w:t>
      </w:r>
      <w:r w:rsidR="00A32395">
        <w:t xml:space="preserve">media and plays the video. Cross-origin issues are not an issue </w:t>
      </w:r>
      <w:r w:rsidR="00CF36B7">
        <w:t xml:space="preserve">for video playback </w:t>
      </w:r>
      <w:r w:rsidR="00A32395">
        <w:t>due to the lower level protocols used</w:t>
      </w:r>
      <w:r w:rsidR="00CF36B7">
        <w:t xml:space="preserve"> (which could be any number of different protocols depending on the streaming player in use)</w:t>
      </w:r>
      <w:r w:rsidR="00A32395">
        <w:t>.</w:t>
      </w:r>
    </w:p>
    <w:p w:rsidR="00CF36B7" w:rsidRDefault="00CF36B7" w:rsidP="00157FD5">
      <w:r>
        <w:rPr>
          <w:noProof/>
          <w:lang w:bidi="ar-SA"/>
        </w:rPr>
        <w:drawing>
          <wp:inline distT="0" distB="0" distL="0" distR="0" wp14:anchorId="1A32DF0A" wp14:editId="2CA33BE1">
            <wp:extent cx="6400800" cy="45110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4.emf"/>
                    <pic:cNvPicPr/>
                  </pic:nvPicPr>
                  <pic:blipFill>
                    <a:blip r:embed="rId20">
                      <a:extLst>
                        <a:ext uri="{28A0092B-C50C-407E-A947-70E740481C1C}">
                          <a14:useLocalDpi xmlns:a14="http://schemas.microsoft.com/office/drawing/2010/main" val="0"/>
                        </a:ext>
                      </a:extLst>
                    </a:blip>
                    <a:stretch>
                      <a:fillRect/>
                    </a:stretch>
                  </pic:blipFill>
                  <pic:spPr>
                    <a:xfrm>
                      <a:off x="0" y="0"/>
                      <a:ext cx="6400800" cy="4511040"/>
                    </a:xfrm>
                    <a:prstGeom prst="rect">
                      <a:avLst/>
                    </a:prstGeom>
                  </pic:spPr>
                </pic:pic>
              </a:graphicData>
            </a:graphic>
          </wp:inline>
        </w:drawing>
      </w:r>
    </w:p>
    <w:p w:rsidR="007B0F4C" w:rsidRDefault="007B0F4C">
      <w:pPr>
        <w:spacing w:after="200" w:line="276" w:lineRule="auto"/>
      </w:pPr>
      <w:r>
        <w:br w:type="page"/>
      </w:r>
    </w:p>
    <w:p w:rsidR="00EA6BCF" w:rsidRDefault="00EA6BCF" w:rsidP="00157FD5">
      <w:r>
        <w:lastRenderedPageBreak/>
        <w:t>A session controller within the 2</w:t>
      </w:r>
      <w:r w:rsidRPr="00EA6BCF">
        <w:rPr>
          <w:vertAlign w:val="superscript"/>
        </w:rPr>
        <w:t>nd</w:t>
      </w:r>
      <w:r>
        <w:t xml:space="preserve"> Part of the SDK Player mediates the communications with the MS Server and routes messages to different parts of the SDK player</w:t>
      </w:r>
      <w:r w:rsidR="002419E6">
        <w:t xml:space="preserve"> to control playback</w:t>
      </w:r>
      <w:r>
        <w:t xml:space="preserve">, </w:t>
      </w:r>
      <w:r w:rsidR="002419E6">
        <w:t>scrubbing</w:t>
      </w:r>
      <w:r>
        <w:t>,</w:t>
      </w:r>
      <w:r w:rsidR="002419E6">
        <w:t xml:space="preserve"> </w:t>
      </w:r>
      <w:r>
        <w:t>recording</w:t>
      </w:r>
      <w:r w:rsidR="002419E6">
        <w:t>,</w:t>
      </w:r>
      <w:r>
        <w:t xml:space="preserve"> bookmark</w:t>
      </w:r>
      <w:r w:rsidR="002419E6">
        <w:t>ing and error reporting</w:t>
      </w:r>
      <w:r>
        <w:t>.</w:t>
      </w:r>
    </w:p>
    <w:p w:rsidR="00EA6BCF" w:rsidRDefault="007B0F4C" w:rsidP="007B0F4C">
      <w:pPr>
        <w:jc w:val="center"/>
      </w:pPr>
      <w:r>
        <w:rPr>
          <w:noProof/>
          <w:lang w:bidi="ar-SA"/>
        </w:rPr>
        <w:drawing>
          <wp:inline distT="0" distB="0" distL="0" distR="0" wp14:anchorId="0D3CF7E4" wp14:editId="76FE8E70">
            <wp:extent cx="4919738" cy="39592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5.emf"/>
                    <pic:cNvPicPr/>
                  </pic:nvPicPr>
                  <pic:blipFill>
                    <a:blip r:embed="rId21">
                      <a:extLst>
                        <a:ext uri="{28A0092B-C50C-407E-A947-70E740481C1C}">
                          <a14:useLocalDpi xmlns:a14="http://schemas.microsoft.com/office/drawing/2010/main" val="0"/>
                        </a:ext>
                      </a:extLst>
                    </a:blip>
                    <a:stretch>
                      <a:fillRect/>
                    </a:stretch>
                  </pic:blipFill>
                  <pic:spPr>
                    <a:xfrm>
                      <a:off x="0" y="0"/>
                      <a:ext cx="4919738" cy="3959281"/>
                    </a:xfrm>
                    <a:prstGeom prst="rect">
                      <a:avLst/>
                    </a:prstGeom>
                  </pic:spPr>
                </pic:pic>
              </a:graphicData>
            </a:graphic>
          </wp:inline>
        </w:drawing>
      </w:r>
    </w:p>
    <w:p w:rsidR="002419E6" w:rsidRDefault="007928A8" w:rsidP="00157FD5">
      <w:r>
        <w:t>API calls to the 1</w:t>
      </w:r>
      <w:r w:rsidRPr="007928A8">
        <w:rPr>
          <w:vertAlign w:val="superscript"/>
        </w:rPr>
        <w:t>st</w:t>
      </w:r>
      <w:r>
        <w:t xml:space="preserve"> Part of the SDK Player are sent to the 2</w:t>
      </w:r>
      <w:r w:rsidRPr="007928A8">
        <w:rPr>
          <w:vertAlign w:val="superscript"/>
        </w:rPr>
        <w:t>nd</w:t>
      </w:r>
      <w:r>
        <w:t xml:space="preserve"> Part of the SDK Player via a proxy and those calls are routed to either the session controller which talks to the MS Server</w:t>
      </w:r>
      <w:r w:rsidR="00EA6BCF">
        <w:t>;</w:t>
      </w:r>
      <w:r>
        <w:t xml:space="preserve"> or</w:t>
      </w:r>
      <w:r w:rsidR="00EA6BCF">
        <w:t>,</w:t>
      </w:r>
      <w:r>
        <w:t xml:space="preserve"> </w:t>
      </w:r>
      <w:r w:rsidR="00EA6BCF">
        <w:t xml:space="preserve">are routed </w:t>
      </w:r>
      <w:r>
        <w:t>directly to the streaming player</w:t>
      </w:r>
      <w:r w:rsidR="00EA6BCF">
        <w:t xml:space="preserve"> embedded within the 2</w:t>
      </w:r>
      <w:r w:rsidR="00EA6BCF" w:rsidRPr="00EA6BCF">
        <w:rPr>
          <w:vertAlign w:val="superscript"/>
        </w:rPr>
        <w:t>nd</w:t>
      </w:r>
      <w:r w:rsidR="00EA6BCF">
        <w:t xml:space="preserve"> Part of the SDK Player.</w:t>
      </w:r>
    </w:p>
    <w:p w:rsidR="007B0F4C" w:rsidRDefault="00EA6BCF" w:rsidP="00F80FB3">
      <w:pPr>
        <w:rPr>
          <w:b/>
          <w:sz w:val="36"/>
          <w:szCs w:val="36"/>
        </w:rPr>
      </w:pPr>
      <w:r>
        <w:t>Likewise, event notifications from the MS Server or events from the streaming player are published back to the 1</w:t>
      </w:r>
      <w:r w:rsidRPr="00EA6BCF">
        <w:rPr>
          <w:vertAlign w:val="superscript"/>
        </w:rPr>
        <w:t>st</w:t>
      </w:r>
      <w:r>
        <w:t xml:space="preserve"> Part of the SDK Player</w:t>
      </w:r>
      <w:r w:rsidR="002419E6">
        <w:t>,</w:t>
      </w:r>
      <w:r>
        <w:t xml:space="preserve"> which then republishes the events to the custom </w:t>
      </w:r>
      <w:r w:rsidR="009C2AE8">
        <w:t xml:space="preserve">web </w:t>
      </w:r>
      <w:r>
        <w:t>page</w:t>
      </w:r>
      <w:r w:rsidR="009C2AE8">
        <w:t>/app</w:t>
      </w:r>
      <w:r>
        <w:t xml:space="preserve"> code </w:t>
      </w:r>
      <w:r w:rsidR="002419E6">
        <w:t>hosting the SDK Player.</w:t>
      </w:r>
      <w:bookmarkEnd w:id="8"/>
    </w:p>
    <w:sectPr w:rsidR="007B0F4C" w:rsidSect="003A5C84">
      <w:headerReference w:type="default" r:id="rId22"/>
      <w:pgSz w:w="12240" w:h="15840" w:code="1"/>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65A11" w:rsidRDefault="00665A11" w:rsidP="004650B5">
      <w:r>
        <w:separator/>
      </w:r>
    </w:p>
  </w:endnote>
  <w:endnote w:type="continuationSeparator" w:id="0">
    <w:p w:rsidR="00665A11" w:rsidRDefault="00665A11" w:rsidP="004650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Black">
    <w:panose1 w:val="020B0A04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Verdana">
    <w:altName w:val="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icrosoft Sans Serif">
    <w:panose1 w:val="020B0604020202020204"/>
    <w:charset w:val="00"/>
    <w:family w:val="swiss"/>
    <w:pitch w:val="variable"/>
    <w:sig w:usb0="E1002AFF" w:usb1="C0000002" w:usb2="00000008" w:usb3="00000000" w:csb0="0001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Dax-Regular">
    <w:charset w:val="00"/>
    <w:family w:val="auto"/>
    <w:pitch w:val="variable"/>
    <w:sig w:usb0="80000027"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10080" w:type="dxa"/>
      <w:tblBorders>
        <w:top w:val="single" w:sz="8" w:space="0" w:color="808080" w:themeColor="background1" w:themeShade="80"/>
        <w:left w:val="none" w:sz="0" w:space="0" w:color="auto"/>
        <w:bottom w:val="none" w:sz="0" w:space="0" w:color="auto"/>
        <w:right w:val="none" w:sz="0" w:space="0" w:color="auto"/>
        <w:insideH w:val="single" w:sz="8" w:space="0" w:color="808080" w:themeColor="background1" w:themeShade="80"/>
        <w:insideV w:val="single" w:sz="8" w:space="0" w:color="808080" w:themeColor="background1" w:themeShade="80"/>
      </w:tblBorders>
      <w:tblCellMar>
        <w:top w:w="14" w:type="dxa"/>
        <w:left w:w="0" w:type="dxa"/>
        <w:right w:w="0" w:type="dxa"/>
      </w:tblCellMar>
      <w:tblLook w:val="04A0" w:firstRow="1" w:lastRow="0" w:firstColumn="1" w:lastColumn="0" w:noHBand="0" w:noVBand="1"/>
    </w:tblPr>
    <w:tblGrid>
      <w:gridCol w:w="8640"/>
      <w:gridCol w:w="1440"/>
    </w:tblGrid>
    <w:tr w:rsidR="00387F6E" w:rsidRPr="004650B5" w:rsidTr="00C91707">
      <w:tc>
        <w:tcPr>
          <w:tcW w:w="8640" w:type="dxa"/>
        </w:tcPr>
        <w:p w:rsidR="00387F6E" w:rsidRPr="004650B5" w:rsidRDefault="00387F6E" w:rsidP="0073387C">
          <w:pPr>
            <w:rPr>
              <w:color w:val="808080" w:themeColor="background1" w:themeShade="80"/>
              <w:sz w:val="16"/>
              <w:szCs w:val="16"/>
            </w:rPr>
          </w:pPr>
          <w:r w:rsidRPr="004650B5">
            <w:rPr>
              <w:color w:val="808080" w:themeColor="background1" w:themeShade="80"/>
              <w:sz w:val="16"/>
              <w:szCs w:val="16"/>
            </w:rPr>
            <w:t>IP Video Systems, Inc. Proprietary and Confidential</w:t>
          </w:r>
        </w:p>
      </w:tc>
      <w:tc>
        <w:tcPr>
          <w:tcW w:w="1440" w:type="dxa"/>
        </w:tcPr>
        <w:p w:rsidR="00387F6E" w:rsidRPr="004650B5" w:rsidRDefault="00387F6E" w:rsidP="0073387C">
          <w:pPr>
            <w:jc w:val="right"/>
            <w:rPr>
              <w:color w:val="808080" w:themeColor="background1" w:themeShade="80"/>
              <w:sz w:val="16"/>
              <w:szCs w:val="16"/>
            </w:rPr>
          </w:pPr>
          <w:r w:rsidRPr="004650B5">
            <w:rPr>
              <w:color w:val="808080" w:themeColor="background1" w:themeShade="80"/>
              <w:sz w:val="16"/>
              <w:szCs w:val="16"/>
            </w:rPr>
            <w:fldChar w:fldCharType="begin"/>
          </w:r>
          <w:r w:rsidRPr="004650B5">
            <w:rPr>
              <w:color w:val="808080" w:themeColor="background1" w:themeShade="80"/>
              <w:sz w:val="16"/>
              <w:szCs w:val="16"/>
            </w:rPr>
            <w:instrText xml:space="preserve"> PAGE   \* MERGEFORMAT </w:instrText>
          </w:r>
          <w:r w:rsidRPr="004650B5">
            <w:rPr>
              <w:color w:val="808080" w:themeColor="background1" w:themeShade="80"/>
              <w:sz w:val="16"/>
              <w:szCs w:val="16"/>
            </w:rPr>
            <w:fldChar w:fldCharType="separate"/>
          </w:r>
          <w:r>
            <w:rPr>
              <w:noProof/>
              <w:color w:val="808080" w:themeColor="background1" w:themeShade="80"/>
              <w:sz w:val="16"/>
              <w:szCs w:val="16"/>
            </w:rPr>
            <w:t>2</w:t>
          </w:r>
          <w:r w:rsidRPr="004650B5">
            <w:rPr>
              <w:color w:val="808080" w:themeColor="background1" w:themeShade="80"/>
              <w:sz w:val="16"/>
              <w:szCs w:val="16"/>
            </w:rPr>
            <w:fldChar w:fldCharType="end"/>
          </w:r>
        </w:p>
      </w:tc>
    </w:tr>
  </w:tbl>
  <w:p w:rsidR="00387F6E" w:rsidRPr="004650B5" w:rsidRDefault="00387F6E" w:rsidP="00C91707">
    <w:pPr>
      <w:rPr>
        <w:sz w:val="10"/>
        <w:szCs w:val="1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080" w:type="dxa"/>
      <w:tblCellMar>
        <w:top w:w="58" w:type="dxa"/>
        <w:left w:w="0" w:type="dxa"/>
        <w:right w:w="0" w:type="dxa"/>
      </w:tblCellMar>
      <w:tblLook w:val="04A0" w:firstRow="1" w:lastRow="0" w:firstColumn="1" w:lastColumn="0" w:noHBand="0" w:noVBand="1"/>
    </w:tblPr>
    <w:tblGrid>
      <w:gridCol w:w="10080"/>
    </w:tblGrid>
    <w:tr w:rsidR="00387F6E" w:rsidRPr="00C91707" w:rsidTr="00EB7120">
      <w:trPr>
        <w:trHeight w:val="432"/>
      </w:trPr>
      <w:tc>
        <w:tcPr>
          <w:tcW w:w="10080" w:type="dxa"/>
        </w:tcPr>
        <w:p w:rsidR="00387F6E" w:rsidRDefault="00387F6E" w:rsidP="002A233F">
          <w:pPr>
            <w:pStyle w:val="Coverfooter"/>
            <w:jc w:val="right"/>
          </w:pPr>
          <w:r>
            <w:rPr>
              <w:b/>
            </w:rPr>
            <w:t>Barco, Inc.</w:t>
          </w:r>
          <w:r w:rsidRPr="002035F7">
            <w:rPr>
              <w:b/>
            </w:rPr>
            <w:t>:</w:t>
          </w:r>
          <w:r>
            <w:t xml:space="preserve"> 1287 </w:t>
          </w:r>
          <w:proofErr w:type="spellStart"/>
          <w:r w:rsidRPr="002A233F">
            <w:t>Anvilwood</w:t>
          </w:r>
          <w:proofErr w:type="spellEnd"/>
          <w:r>
            <w:t xml:space="preserve"> Avenue, Sunnyvale, CA 94089     </w:t>
          </w:r>
          <w:r w:rsidRPr="002A233F">
            <w:rPr>
              <w:color w:val="FF0000"/>
            </w:rPr>
            <w:t>www.barco.com</w:t>
          </w:r>
          <w:r>
            <w:br/>
            <w:t xml:space="preserve">Office: +1.408.400.4100     Fax: +1.408.400.4101     </w:t>
          </w:r>
        </w:p>
        <w:p w:rsidR="00387F6E" w:rsidRPr="002035F7" w:rsidRDefault="00387F6E" w:rsidP="002A233F">
          <w:pPr>
            <w:jc w:val="right"/>
          </w:pPr>
        </w:p>
      </w:tc>
    </w:tr>
    <w:tr w:rsidR="00387F6E" w:rsidRPr="00C91707" w:rsidTr="00EB7120">
      <w:trPr>
        <w:trHeight w:val="432"/>
      </w:trPr>
      <w:tc>
        <w:tcPr>
          <w:tcW w:w="10080" w:type="dxa"/>
        </w:tcPr>
        <w:p w:rsidR="00387F6E" w:rsidRPr="00C91707" w:rsidRDefault="00387F6E" w:rsidP="002A233F">
          <w:pPr>
            <w:pStyle w:val="Coverfooter"/>
            <w:jc w:val="right"/>
          </w:pPr>
          <w:r w:rsidRPr="00C91707">
            <w:t>PROPRIETARY AND CONFIDENTIAL</w:t>
          </w:r>
        </w:p>
      </w:tc>
    </w:tr>
  </w:tbl>
  <w:p w:rsidR="00387F6E" w:rsidRPr="00C91707" w:rsidRDefault="00387F6E" w:rsidP="00EB7120">
    <w:pPr>
      <w:pStyle w:val="Contenthf-Left"/>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080" w:type="dxa"/>
      <w:jc w:val="center"/>
      <w:tblBorders>
        <w:top w:val="single" w:sz="8" w:space="0" w:color="808080"/>
        <w:insideH w:val="single" w:sz="8" w:space="0" w:color="808080"/>
        <w:insideV w:val="single" w:sz="8" w:space="0" w:color="808080"/>
      </w:tblBorders>
      <w:tblCellMar>
        <w:left w:w="0" w:type="dxa"/>
        <w:bottom w:w="29" w:type="dxa"/>
        <w:right w:w="0" w:type="dxa"/>
      </w:tblCellMar>
      <w:tblLook w:val="00A0" w:firstRow="1" w:lastRow="0" w:firstColumn="1" w:lastColumn="0" w:noHBand="0" w:noVBand="0"/>
    </w:tblPr>
    <w:tblGrid>
      <w:gridCol w:w="4320"/>
      <w:gridCol w:w="4500"/>
      <w:gridCol w:w="1260"/>
    </w:tblGrid>
    <w:tr w:rsidR="00387F6E" w:rsidRPr="004650B5" w:rsidTr="00377029">
      <w:trPr>
        <w:trHeight w:val="697"/>
        <w:jc w:val="center"/>
      </w:trPr>
      <w:tc>
        <w:tcPr>
          <w:tcW w:w="4320" w:type="dxa"/>
          <w:tcBorders>
            <w:top w:val="nil"/>
            <w:bottom w:val="single" w:sz="12" w:space="0" w:color="FF0000"/>
            <w:right w:val="nil"/>
          </w:tcBorders>
          <w:vAlign w:val="bottom"/>
        </w:tcPr>
        <w:p w:rsidR="00387F6E" w:rsidRPr="000C4D43" w:rsidRDefault="00387F6E" w:rsidP="00B15356">
          <w:pPr>
            <w:pStyle w:val="Contenthf-Left"/>
            <w:rPr>
              <w:sz w:val="15"/>
              <w:szCs w:val="15"/>
            </w:rPr>
          </w:pPr>
          <w:r w:rsidRPr="000C4D43">
            <w:rPr>
              <w:sz w:val="15"/>
              <w:szCs w:val="15"/>
            </w:rPr>
            <w:t xml:space="preserve">Page </w:t>
          </w:r>
          <w:r w:rsidRPr="000C4D43">
            <w:rPr>
              <w:sz w:val="15"/>
              <w:szCs w:val="15"/>
            </w:rPr>
            <w:fldChar w:fldCharType="begin"/>
          </w:r>
          <w:r w:rsidRPr="000C4D43">
            <w:rPr>
              <w:sz w:val="15"/>
              <w:szCs w:val="15"/>
            </w:rPr>
            <w:instrText xml:space="preserve"> PAGE  \* Arabic  \* MERGEFORMAT </w:instrText>
          </w:r>
          <w:r w:rsidRPr="000C4D43">
            <w:rPr>
              <w:sz w:val="15"/>
              <w:szCs w:val="15"/>
            </w:rPr>
            <w:fldChar w:fldCharType="separate"/>
          </w:r>
          <w:r w:rsidR="00491663">
            <w:rPr>
              <w:noProof/>
              <w:sz w:val="15"/>
              <w:szCs w:val="15"/>
            </w:rPr>
            <w:t>2</w:t>
          </w:r>
          <w:r w:rsidRPr="000C4D43">
            <w:rPr>
              <w:sz w:val="15"/>
              <w:szCs w:val="15"/>
            </w:rPr>
            <w:fldChar w:fldCharType="end"/>
          </w:r>
          <w:r w:rsidRPr="000C4D43">
            <w:rPr>
              <w:sz w:val="15"/>
              <w:szCs w:val="15"/>
            </w:rPr>
            <w:t xml:space="preserve"> of </w:t>
          </w:r>
          <w:r w:rsidRPr="000C4D43">
            <w:rPr>
              <w:sz w:val="15"/>
              <w:szCs w:val="15"/>
            </w:rPr>
            <w:fldChar w:fldCharType="begin"/>
          </w:r>
          <w:r w:rsidRPr="000C4D43">
            <w:rPr>
              <w:sz w:val="15"/>
              <w:szCs w:val="15"/>
            </w:rPr>
            <w:instrText xml:space="preserve"> NUMPAGES  \* Arabic  \* MERGEFORMAT </w:instrText>
          </w:r>
          <w:r w:rsidRPr="000C4D43">
            <w:rPr>
              <w:sz w:val="15"/>
              <w:szCs w:val="15"/>
            </w:rPr>
            <w:fldChar w:fldCharType="separate"/>
          </w:r>
          <w:r w:rsidR="00491663">
            <w:rPr>
              <w:noProof/>
              <w:sz w:val="15"/>
              <w:szCs w:val="15"/>
            </w:rPr>
            <w:t>27</w:t>
          </w:r>
          <w:r w:rsidRPr="000C4D43">
            <w:rPr>
              <w:sz w:val="15"/>
              <w:szCs w:val="15"/>
            </w:rPr>
            <w:fldChar w:fldCharType="end"/>
          </w:r>
        </w:p>
      </w:tc>
      <w:tc>
        <w:tcPr>
          <w:tcW w:w="4500" w:type="dxa"/>
          <w:tcBorders>
            <w:top w:val="nil"/>
            <w:left w:val="nil"/>
            <w:bottom w:val="single" w:sz="12" w:space="0" w:color="FF0000"/>
            <w:right w:val="nil"/>
          </w:tcBorders>
          <w:vAlign w:val="bottom"/>
        </w:tcPr>
        <w:p w:rsidR="00387F6E" w:rsidRPr="000C4D43" w:rsidRDefault="00387F6E" w:rsidP="000C4D43">
          <w:pPr>
            <w:pStyle w:val="Contenthf-Left"/>
            <w:jc w:val="right"/>
            <w:rPr>
              <w:sz w:val="15"/>
              <w:szCs w:val="15"/>
            </w:rPr>
          </w:pPr>
          <w:r w:rsidRPr="000C4D43">
            <w:rPr>
              <w:sz w:val="15"/>
              <w:szCs w:val="15"/>
            </w:rPr>
            <w:t>Barco</w:t>
          </w:r>
          <w:r>
            <w:rPr>
              <w:sz w:val="15"/>
              <w:szCs w:val="15"/>
            </w:rPr>
            <w:t>, Inc.</w:t>
          </w:r>
          <w:r w:rsidRPr="000C4D43">
            <w:rPr>
              <w:sz w:val="15"/>
              <w:szCs w:val="15"/>
            </w:rPr>
            <w:br/>
            <w:t xml:space="preserve">1287 </w:t>
          </w:r>
          <w:proofErr w:type="spellStart"/>
          <w:r w:rsidRPr="000C4D43">
            <w:rPr>
              <w:sz w:val="15"/>
              <w:szCs w:val="15"/>
            </w:rPr>
            <w:t>Anvilwood</w:t>
          </w:r>
          <w:proofErr w:type="spellEnd"/>
          <w:r w:rsidRPr="000C4D43">
            <w:rPr>
              <w:sz w:val="15"/>
              <w:szCs w:val="15"/>
            </w:rPr>
            <w:t xml:space="preserve"> Ave.</w:t>
          </w:r>
          <w:r w:rsidRPr="000C4D43">
            <w:rPr>
              <w:sz w:val="15"/>
              <w:szCs w:val="15"/>
            </w:rPr>
            <w:br/>
            <w:t>Sunnyvale, Ca 94089</w:t>
          </w:r>
          <w:r w:rsidRPr="000C4D43">
            <w:rPr>
              <w:sz w:val="15"/>
              <w:szCs w:val="15"/>
            </w:rPr>
            <w:br/>
            <w:t xml:space="preserve">office: </w:t>
          </w:r>
          <w:r>
            <w:rPr>
              <w:sz w:val="15"/>
              <w:szCs w:val="15"/>
            </w:rPr>
            <w:t>+</w:t>
          </w:r>
          <w:r w:rsidRPr="000C4D43">
            <w:rPr>
              <w:sz w:val="15"/>
              <w:szCs w:val="15"/>
            </w:rPr>
            <w:t>1 408 400 4102</w:t>
          </w:r>
        </w:p>
      </w:tc>
      <w:tc>
        <w:tcPr>
          <w:tcW w:w="1260" w:type="dxa"/>
          <w:vMerge w:val="restart"/>
          <w:tcBorders>
            <w:top w:val="nil"/>
            <w:left w:val="nil"/>
            <w:bottom w:val="nil"/>
          </w:tcBorders>
        </w:tcPr>
        <w:p w:rsidR="00387F6E" w:rsidRPr="00332F6A" w:rsidRDefault="00387F6E" w:rsidP="000C4D43">
          <w:pPr>
            <w:pStyle w:val="Contenthf-Right"/>
            <w:jc w:val="center"/>
          </w:pPr>
          <w:r>
            <w:rPr>
              <w:noProof/>
              <w:color w:val="38387F"/>
              <w:szCs w:val="24"/>
              <w:lang w:bidi="ar-SA"/>
            </w:rPr>
            <w:drawing>
              <wp:inline distT="0" distB="0" distL="0" distR="0" wp14:anchorId="54DF1A27" wp14:editId="0DFB292E">
                <wp:extent cx="758952" cy="758952"/>
                <wp:effectExtent l="0" t="0" r="3175"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co_logo_small.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8952" cy="758952"/>
                        </a:xfrm>
                        <a:prstGeom prst="rect">
                          <a:avLst/>
                        </a:prstGeom>
                      </pic:spPr>
                    </pic:pic>
                  </a:graphicData>
                </a:graphic>
              </wp:inline>
            </w:drawing>
          </w:r>
        </w:p>
      </w:tc>
    </w:tr>
    <w:tr w:rsidR="00387F6E" w:rsidRPr="004650B5" w:rsidTr="00377029">
      <w:trPr>
        <w:trHeight w:val="370"/>
        <w:jc w:val="center"/>
      </w:trPr>
      <w:tc>
        <w:tcPr>
          <w:tcW w:w="4320" w:type="dxa"/>
          <w:tcBorders>
            <w:top w:val="single" w:sz="12" w:space="0" w:color="FF0000"/>
            <w:bottom w:val="nil"/>
            <w:right w:val="nil"/>
          </w:tcBorders>
        </w:tcPr>
        <w:p w:rsidR="00387F6E" w:rsidRPr="000C4D43" w:rsidRDefault="00387F6E" w:rsidP="00C91707">
          <w:pPr>
            <w:pStyle w:val="Contenthf-Left"/>
            <w:rPr>
              <w:sz w:val="15"/>
              <w:szCs w:val="15"/>
            </w:rPr>
          </w:pPr>
        </w:p>
      </w:tc>
      <w:tc>
        <w:tcPr>
          <w:tcW w:w="4500" w:type="dxa"/>
          <w:tcBorders>
            <w:top w:val="single" w:sz="12" w:space="0" w:color="FF0000"/>
            <w:left w:val="nil"/>
            <w:bottom w:val="nil"/>
            <w:right w:val="nil"/>
          </w:tcBorders>
        </w:tcPr>
        <w:p w:rsidR="00387F6E" w:rsidRPr="000C4D43" w:rsidRDefault="00387F6E" w:rsidP="00C91707">
          <w:pPr>
            <w:pStyle w:val="Contenthf-Left"/>
            <w:rPr>
              <w:sz w:val="15"/>
              <w:szCs w:val="15"/>
            </w:rPr>
          </w:pPr>
        </w:p>
      </w:tc>
      <w:tc>
        <w:tcPr>
          <w:tcW w:w="1260" w:type="dxa"/>
          <w:vMerge/>
          <w:tcBorders>
            <w:left w:val="nil"/>
            <w:bottom w:val="nil"/>
          </w:tcBorders>
        </w:tcPr>
        <w:p w:rsidR="00387F6E" w:rsidRDefault="00387F6E" w:rsidP="00C91707">
          <w:pPr>
            <w:pStyle w:val="Contenthf-Right"/>
          </w:pPr>
        </w:p>
      </w:tc>
    </w:tr>
  </w:tbl>
  <w:p w:rsidR="00387F6E" w:rsidRPr="004650B5" w:rsidRDefault="00387F6E" w:rsidP="00C91707">
    <w:pPr>
      <w:pStyle w:val="Contenthf-Lef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65A11" w:rsidRDefault="00665A11" w:rsidP="004650B5">
      <w:r>
        <w:separator/>
      </w:r>
    </w:p>
  </w:footnote>
  <w:footnote w:type="continuationSeparator" w:id="0">
    <w:p w:rsidR="00665A11" w:rsidRDefault="00665A11" w:rsidP="004650B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100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bottom w:w="72" w:type="dxa"/>
        <w:right w:w="115" w:type="dxa"/>
      </w:tblCellMar>
      <w:tblLook w:val="04A0" w:firstRow="1" w:lastRow="0" w:firstColumn="1" w:lastColumn="0" w:noHBand="0" w:noVBand="1"/>
    </w:tblPr>
    <w:tblGrid>
      <w:gridCol w:w="5032"/>
      <w:gridCol w:w="5033"/>
    </w:tblGrid>
    <w:tr w:rsidR="00387F6E" w:rsidRPr="004650B5" w:rsidTr="00B764C0">
      <w:tc>
        <w:tcPr>
          <w:tcW w:w="5032" w:type="dxa"/>
          <w:vAlign w:val="bottom"/>
        </w:tcPr>
        <w:p w:rsidR="00387F6E" w:rsidRPr="004650B5" w:rsidRDefault="00387F6E" w:rsidP="004650B5">
          <w:r w:rsidRPr="004650B5">
            <w:rPr>
              <w:noProof/>
              <w:lang w:bidi="ar-SA"/>
            </w:rPr>
            <w:drawing>
              <wp:inline distT="0" distB="0" distL="0" distR="0" wp14:anchorId="72792032" wp14:editId="2BD50C16">
                <wp:extent cx="1371600" cy="352862"/>
                <wp:effectExtent l="19050" t="0" r="0" b="0"/>
                <wp:docPr id="7" name="Picture 0" descr="IPVS_Logo_Cur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VS_Logo_Current.png"/>
                        <pic:cNvPicPr/>
                      </pic:nvPicPr>
                      <pic:blipFill>
                        <a:blip r:embed="rId1"/>
                        <a:stretch>
                          <a:fillRect/>
                        </a:stretch>
                      </pic:blipFill>
                      <pic:spPr>
                        <a:xfrm>
                          <a:off x="0" y="0"/>
                          <a:ext cx="1371600" cy="352862"/>
                        </a:xfrm>
                        <a:prstGeom prst="rect">
                          <a:avLst/>
                        </a:prstGeom>
                      </pic:spPr>
                    </pic:pic>
                  </a:graphicData>
                </a:graphic>
              </wp:inline>
            </w:drawing>
          </w:r>
        </w:p>
      </w:tc>
      <w:tc>
        <w:tcPr>
          <w:tcW w:w="5033" w:type="dxa"/>
          <w:vAlign w:val="bottom"/>
        </w:tcPr>
        <w:p w:rsidR="00387F6E" w:rsidRPr="004650B5" w:rsidRDefault="00387F6E" w:rsidP="004650B5">
          <w:r w:rsidRPr="004650B5">
            <w:t>Document Title</w:t>
          </w:r>
        </w:p>
      </w:tc>
    </w:tr>
  </w:tbl>
  <w:p w:rsidR="00387F6E" w:rsidRPr="00794631" w:rsidRDefault="00387F6E" w:rsidP="004650B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7F6E" w:rsidRDefault="00387F6E" w:rsidP="00C91707">
    <w:pPr>
      <w:pStyle w:val="Contenthf-Lef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7F6E" w:rsidRPr="00F25713" w:rsidRDefault="00387F6E" w:rsidP="00F2571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B2CDB"/>
    <w:multiLevelType w:val="hybridMultilevel"/>
    <w:tmpl w:val="2924B3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F8019A"/>
    <w:multiLevelType w:val="multilevel"/>
    <w:tmpl w:val="35C8BCC4"/>
    <w:styleLink w:val="Style1"/>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Arial Narrow" w:hAnsi="Arial Narrow"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nsid w:val="044B70A4"/>
    <w:multiLevelType w:val="hybridMultilevel"/>
    <w:tmpl w:val="FEB893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C519B3"/>
    <w:multiLevelType w:val="hybridMultilevel"/>
    <w:tmpl w:val="48FA3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0583F7B"/>
    <w:multiLevelType w:val="multilevel"/>
    <w:tmpl w:val="35C8BCC4"/>
    <w:styleLink w:val="IPVS-Sym"/>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Arial Narrow" w:hAnsi="Arial Narro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nsid w:val="1CFF2926"/>
    <w:multiLevelType w:val="hybridMultilevel"/>
    <w:tmpl w:val="189A2A78"/>
    <w:lvl w:ilvl="0" w:tplc="0A720D6A">
      <w:start w:val="1"/>
      <w:numFmt w:val="bullet"/>
      <w:lvlText w:val=""/>
      <w:lvlJc w:val="left"/>
      <w:pPr>
        <w:ind w:left="720" w:hanging="360"/>
      </w:pPr>
      <w:rPr>
        <w:rFonts w:ascii="Symbol" w:eastAsia="SimSu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0C97FE8"/>
    <w:multiLevelType w:val="hybridMultilevel"/>
    <w:tmpl w:val="7FE63A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2485166"/>
    <w:multiLevelType w:val="hybridMultilevel"/>
    <w:tmpl w:val="04DE1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FD0598"/>
    <w:multiLevelType w:val="hybridMultilevel"/>
    <w:tmpl w:val="7BFAB2BE"/>
    <w:lvl w:ilvl="0" w:tplc="0409000F">
      <w:start w:val="1"/>
      <w:numFmt w:val="decimal"/>
      <w:lvlText w:val="%1."/>
      <w:lvlJc w:val="left"/>
      <w:pPr>
        <w:ind w:left="81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5C94114"/>
    <w:multiLevelType w:val="hybridMultilevel"/>
    <w:tmpl w:val="ADD08C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6651C3B"/>
    <w:multiLevelType w:val="multilevel"/>
    <w:tmpl w:val="C35C20D8"/>
    <w:lvl w:ilvl="0">
      <w:start w:val="1"/>
      <w:numFmt w:val="decimal"/>
      <w:pStyle w:val="List01"/>
      <w:lvlText w:val="%1)"/>
      <w:lvlJc w:val="left"/>
      <w:pPr>
        <w:ind w:left="360" w:hanging="360"/>
      </w:pPr>
    </w:lvl>
    <w:lvl w:ilvl="1">
      <w:start w:val="1"/>
      <w:numFmt w:val="lowerLetter"/>
      <w:pStyle w:val="List02"/>
      <w:lvlText w:val="%2)"/>
      <w:lvlJc w:val="left"/>
      <w:pPr>
        <w:ind w:left="720" w:hanging="360"/>
      </w:pPr>
    </w:lvl>
    <w:lvl w:ilvl="2">
      <w:start w:val="1"/>
      <w:numFmt w:val="lowerRoman"/>
      <w:pStyle w:val="List03"/>
      <w:lvlText w:val="%3)"/>
      <w:lvlJc w:val="left"/>
      <w:pPr>
        <w:ind w:left="1080" w:hanging="360"/>
      </w:pPr>
    </w:lvl>
    <w:lvl w:ilvl="3">
      <w:start w:val="1"/>
      <w:numFmt w:val="decimal"/>
      <w:pStyle w:val="List04"/>
      <w:lvlText w:val="(%4)"/>
      <w:lvlJc w:val="left"/>
      <w:pPr>
        <w:ind w:left="1440" w:hanging="360"/>
      </w:pPr>
    </w:lvl>
    <w:lvl w:ilvl="4">
      <w:start w:val="1"/>
      <w:numFmt w:val="lowerLetter"/>
      <w:pStyle w:val="List05"/>
      <w:lvlText w:val="(%5)"/>
      <w:lvlJc w:val="left"/>
      <w:pPr>
        <w:ind w:left="1800" w:hanging="360"/>
      </w:pPr>
    </w:lvl>
    <w:lvl w:ilvl="5">
      <w:start w:val="1"/>
      <w:numFmt w:val="lowerRoman"/>
      <w:pStyle w:val="List06"/>
      <w:lvlText w:val="(%6)"/>
      <w:lvlJc w:val="left"/>
      <w:pPr>
        <w:ind w:left="2160" w:hanging="360"/>
      </w:pPr>
    </w:lvl>
    <w:lvl w:ilvl="6">
      <w:start w:val="1"/>
      <w:numFmt w:val="decimal"/>
      <w:pStyle w:val="List07"/>
      <w:lvlText w:val="%7."/>
      <w:lvlJc w:val="left"/>
      <w:pPr>
        <w:ind w:left="2520" w:hanging="360"/>
      </w:pPr>
    </w:lvl>
    <w:lvl w:ilvl="7">
      <w:start w:val="1"/>
      <w:numFmt w:val="lowerLetter"/>
      <w:pStyle w:val="List08"/>
      <w:lvlText w:val="%8."/>
      <w:lvlJc w:val="left"/>
      <w:pPr>
        <w:ind w:left="2880" w:hanging="360"/>
      </w:pPr>
    </w:lvl>
    <w:lvl w:ilvl="8">
      <w:start w:val="1"/>
      <w:numFmt w:val="lowerRoman"/>
      <w:pStyle w:val="List09"/>
      <w:lvlText w:val="%9."/>
      <w:lvlJc w:val="left"/>
      <w:pPr>
        <w:ind w:left="3240" w:hanging="360"/>
      </w:pPr>
    </w:lvl>
  </w:abstractNum>
  <w:abstractNum w:abstractNumId="11">
    <w:nsid w:val="28284A7F"/>
    <w:multiLevelType w:val="hybridMultilevel"/>
    <w:tmpl w:val="427CD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C3D5EE7"/>
    <w:multiLevelType w:val="hybridMultilevel"/>
    <w:tmpl w:val="A8E4D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D98498E"/>
    <w:multiLevelType w:val="multilevel"/>
    <w:tmpl w:val="35C8BCC4"/>
    <w:styleLink w:val="IPVSStyle01"/>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Arial Narrow" w:hAnsi="Arial Narro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nsid w:val="31A66EFE"/>
    <w:multiLevelType w:val="hybridMultilevel"/>
    <w:tmpl w:val="FD4A990E"/>
    <w:lvl w:ilvl="0" w:tplc="BDC4B4A8">
      <w:start w:val="1"/>
      <w:numFmt w:val="bullet"/>
      <w:lvlText w:val=""/>
      <w:lvlJc w:val="left"/>
      <w:pPr>
        <w:ind w:left="720" w:hanging="360"/>
      </w:pPr>
      <w:rPr>
        <w:rFonts w:ascii="Symbol" w:eastAsia="SimSu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2A360AF"/>
    <w:multiLevelType w:val="hybridMultilevel"/>
    <w:tmpl w:val="7BFAB2BE"/>
    <w:lvl w:ilvl="0" w:tplc="0409000F">
      <w:start w:val="1"/>
      <w:numFmt w:val="decimal"/>
      <w:lvlText w:val="%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55301C9"/>
    <w:multiLevelType w:val="hybridMultilevel"/>
    <w:tmpl w:val="C13CA7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66A2C77"/>
    <w:multiLevelType w:val="hybridMultilevel"/>
    <w:tmpl w:val="776836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81E108A"/>
    <w:multiLevelType w:val="hybridMultilevel"/>
    <w:tmpl w:val="5824D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82052BA"/>
    <w:multiLevelType w:val="hybridMultilevel"/>
    <w:tmpl w:val="DF3E12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ED3636E"/>
    <w:multiLevelType w:val="hybridMultilevel"/>
    <w:tmpl w:val="5B401B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99D5D04"/>
    <w:multiLevelType w:val="hybridMultilevel"/>
    <w:tmpl w:val="C826D1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DFF057E"/>
    <w:multiLevelType w:val="multilevel"/>
    <w:tmpl w:val="022A5610"/>
    <w:styleLink w:val="IPVSList"/>
    <w:lvl w:ilvl="0">
      <w:start w:val="1"/>
      <w:numFmt w:val="decimal"/>
      <w:lvlText w:val="%1)"/>
      <w:lvlJc w:val="left"/>
      <w:pPr>
        <w:ind w:left="720" w:hanging="360"/>
      </w:pPr>
      <w:rPr>
        <w:rFonts w:ascii="Arial Narrow" w:hAnsi="Arial Narrow" w:hint="default"/>
        <w:sz w:val="20"/>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3">
    <w:nsid w:val="4E6238AD"/>
    <w:multiLevelType w:val="hybridMultilevel"/>
    <w:tmpl w:val="ED92B8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3576651"/>
    <w:multiLevelType w:val="hybridMultilevel"/>
    <w:tmpl w:val="8BB64A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4C71478"/>
    <w:multiLevelType w:val="hybridMultilevel"/>
    <w:tmpl w:val="006A2A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E94218E"/>
    <w:multiLevelType w:val="hybridMultilevel"/>
    <w:tmpl w:val="11FEBA3E"/>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608B0586"/>
    <w:multiLevelType w:val="hybridMultilevel"/>
    <w:tmpl w:val="12C0A2D6"/>
    <w:lvl w:ilvl="0" w:tplc="5778FBB0">
      <w:start w:val="1"/>
      <w:numFmt w:val="bullet"/>
      <w:lvlText w:val=""/>
      <w:lvlJc w:val="left"/>
      <w:pPr>
        <w:ind w:left="720" w:hanging="360"/>
      </w:pPr>
      <w:rPr>
        <w:rFonts w:ascii="Symbol" w:eastAsia="SimSu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75038CE"/>
    <w:multiLevelType w:val="multilevel"/>
    <w:tmpl w:val="D8AE0C92"/>
    <w:lvl w:ilvl="0">
      <w:start w:val="1"/>
      <w:numFmt w:val="bullet"/>
      <w:pStyle w:val="Bullet01"/>
      <w:lvlText w:val=""/>
      <w:lvlJc w:val="left"/>
      <w:pPr>
        <w:ind w:left="360" w:hanging="360"/>
      </w:pPr>
      <w:rPr>
        <w:rFonts w:ascii="Symbol" w:hAnsi="Symbol" w:hint="default"/>
      </w:rPr>
    </w:lvl>
    <w:lvl w:ilvl="1">
      <w:start w:val="1"/>
      <w:numFmt w:val="bullet"/>
      <w:pStyle w:val="Bullet02"/>
      <w:lvlText w:val="−"/>
      <w:lvlJc w:val="left"/>
      <w:pPr>
        <w:ind w:left="720" w:hanging="360"/>
      </w:pPr>
      <w:rPr>
        <w:rFonts w:ascii="Arial Narrow" w:hAnsi="Arial Narro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nsid w:val="6C8442AD"/>
    <w:multiLevelType w:val="hybridMultilevel"/>
    <w:tmpl w:val="803E3B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F56122C"/>
    <w:multiLevelType w:val="multilevel"/>
    <w:tmpl w:val="B770E714"/>
    <w:styleLink w:val="IPVSBullet"/>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rPr>
        <w:rFonts w:ascii="Arial Black" w:hAnsi="Arial Black" w:hint="default"/>
        <w:sz w:val="20"/>
      </w:rPr>
    </w:lvl>
    <w:lvl w:ilvl="2">
      <w:start w:val="1"/>
      <w:numFmt w:val="bullet"/>
      <w:lvlText w:val="■"/>
      <w:lvlJc w:val="left"/>
      <w:pPr>
        <w:ind w:left="1440" w:hanging="360"/>
      </w:pPr>
      <w:rPr>
        <w:rFonts w:ascii="Arial Narrow" w:hAnsi="Arial Narrow" w:hint="default"/>
      </w:rPr>
    </w:lvl>
    <w:lvl w:ilvl="3">
      <w:start w:val="1"/>
      <w:numFmt w:val="bullet"/>
      <w:lvlText w:val="−"/>
      <w:lvlJc w:val="left"/>
      <w:pPr>
        <w:ind w:left="1800" w:hanging="360"/>
      </w:pPr>
      <w:rPr>
        <w:rFonts w:ascii="Calibri" w:hAnsi="Calibri" w:hint="default"/>
      </w:rPr>
    </w:lvl>
    <w:lvl w:ilvl="4">
      <w:start w:val="1"/>
      <w:numFmt w:val="bullet"/>
      <w:lvlText w:val=""/>
      <w:lvlJc w:val="left"/>
      <w:pPr>
        <w:ind w:left="2160" w:hanging="360"/>
      </w:pPr>
      <w:rPr>
        <w:rFonts w:ascii="Wingdings" w:hAnsi="Wingdings" w:hint="default"/>
        <w:sz w:val="16"/>
      </w:rPr>
    </w:lvl>
    <w:lvl w:ilvl="5">
      <w:start w:val="1"/>
      <w:numFmt w:val="bullet"/>
      <w:lvlText w:val="○"/>
      <w:lvlJc w:val="left"/>
      <w:pPr>
        <w:ind w:left="2520" w:hanging="360"/>
      </w:pPr>
      <w:rPr>
        <w:rFonts w:ascii="Arial Narrow" w:hAnsi="Arial Narrow" w:hint="default"/>
      </w:rPr>
    </w:lvl>
    <w:lvl w:ilvl="6">
      <w:start w:val="1"/>
      <w:numFmt w:val="bullet"/>
      <w:lvlText w:val="□"/>
      <w:lvlJc w:val="left"/>
      <w:pPr>
        <w:ind w:left="2880" w:hanging="360"/>
      </w:pPr>
      <w:rPr>
        <w:rFonts w:ascii="Arial Narrow" w:hAnsi="Arial Narrow" w:hint="default"/>
      </w:rPr>
    </w:lvl>
    <w:lvl w:ilvl="7">
      <w:start w:val="1"/>
      <w:numFmt w:val="bullet"/>
      <w:lvlText w:val=""/>
      <w:lvlJc w:val="left"/>
      <w:pPr>
        <w:ind w:left="3240" w:hanging="360"/>
      </w:pPr>
      <w:rPr>
        <w:rFonts w:ascii="Symbol" w:hAnsi="Symbol" w:hint="default"/>
        <w:sz w:val="16"/>
      </w:rPr>
    </w:lvl>
    <w:lvl w:ilvl="8">
      <w:start w:val="1"/>
      <w:numFmt w:val="bullet"/>
      <w:lvlText w:val="›"/>
      <w:lvlJc w:val="left"/>
      <w:pPr>
        <w:ind w:left="3600" w:hanging="360"/>
      </w:pPr>
      <w:rPr>
        <w:rFonts w:ascii="Calibri" w:hAnsi="Calibri" w:hint="default"/>
      </w:rPr>
    </w:lvl>
  </w:abstractNum>
  <w:abstractNum w:abstractNumId="31">
    <w:nsid w:val="705E233C"/>
    <w:multiLevelType w:val="hybridMultilevel"/>
    <w:tmpl w:val="F25E9A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32E6F54"/>
    <w:multiLevelType w:val="hybridMultilevel"/>
    <w:tmpl w:val="680E4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34D1062"/>
    <w:multiLevelType w:val="hybridMultilevel"/>
    <w:tmpl w:val="4B742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3930E62"/>
    <w:multiLevelType w:val="hybridMultilevel"/>
    <w:tmpl w:val="803E3B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81A3FEB"/>
    <w:multiLevelType w:val="hybridMultilevel"/>
    <w:tmpl w:val="AFF4D1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8"/>
  </w:num>
  <w:num w:numId="2">
    <w:abstractNumId w:val="1"/>
  </w:num>
  <w:num w:numId="3">
    <w:abstractNumId w:val="4"/>
  </w:num>
  <w:num w:numId="4">
    <w:abstractNumId w:val="13"/>
  </w:num>
  <w:num w:numId="5">
    <w:abstractNumId w:val="10"/>
  </w:num>
  <w:num w:numId="6">
    <w:abstractNumId w:val="22"/>
  </w:num>
  <w:num w:numId="7">
    <w:abstractNumId w:val="30"/>
  </w:num>
  <w:num w:numId="8">
    <w:abstractNumId w:val="33"/>
  </w:num>
  <w:num w:numId="9">
    <w:abstractNumId w:val="24"/>
  </w:num>
  <w:num w:numId="10">
    <w:abstractNumId w:val="12"/>
  </w:num>
  <w:num w:numId="11">
    <w:abstractNumId w:val="3"/>
  </w:num>
  <w:num w:numId="12">
    <w:abstractNumId w:val="18"/>
  </w:num>
  <w:num w:numId="13">
    <w:abstractNumId w:val="20"/>
  </w:num>
  <w:num w:numId="14">
    <w:abstractNumId w:val="16"/>
  </w:num>
  <w:num w:numId="15">
    <w:abstractNumId w:val="11"/>
  </w:num>
  <w:num w:numId="16">
    <w:abstractNumId w:val="2"/>
  </w:num>
  <w:num w:numId="17">
    <w:abstractNumId w:val="6"/>
  </w:num>
  <w:num w:numId="18">
    <w:abstractNumId w:val="19"/>
  </w:num>
  <w:num w:numId="19">
    <w:abstractNumId w:val="26"/>
  </w:num>
  <w:num w:numId="20">
    <w:abstractNumId w:val="0"/>
  </w:num>
  <w:num w:numId="21">
    <w:abstractNumId w:val="17"/>
  </w:num>
  <w:num w:numId="22">
    <w:abstractNumId w:val="34"/>
  </w:num>
  <w:num w:numId="23">
    <w:abstractNumId w:val="7"/>
  </w:num>
  <w:num w:numId="24">
    <w:abstractNumId w:val="23"/>
  </w:num>
  <w:num w:numId="25">
    <w:abstractNumId w:val="32"/>
  </w:num>
  <w:num w:numId="26">
    <w:abstractNumId w:val="27"/>
  </w:num>
  <w:num w:numId="27">
    <w:abstractNumId w:val="5"/>
  </w:num>
  <w:num w:numId="28">
    <w:abstractNumId w:val="14"/>
  </w:num>
  <w:num w:numId="29">
    <w:abstractNumId w:val="21"/>
  </w:num>
  <w:num w:numId="30">
    <w:abstractNumId w:val="29"/>
  </w:num>
  <w:num w:numId="31">
    <w:abstractNumId w:val="31"/>
  </w:num>
  <w:num w:numId="32">
    <w:abstractNumId w:val="35"/>
  </w:num>
  <w:num w:numId="33">
    <w:abstractNumId w:val="25"/>
  </w:num>
  <w:num w:numId="34">
    <w:abstractNumId w:val="8"/>
  </w:num>
  <w:num w:numId="35">
    <w:abstractNumId w:val="9"/>
  </w:num>
  <w:num w:numId="36">
    <w:abstractNumId w:val="1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attachedTemplate r:id="rId1"/>
  <w:revisionView w:markup="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7029"/>
    <w:rsid w:val="00001A3F"/>
    <w:rsid w:val="00007763"/>
    <w:rsid w:val="00007CD2"/>
    <w:rsid w:val="0001072D"/>
    <w:rsid w:val="00014609"/>
    <w:rsid w:val="00014CA4"/>
    <w:rsid w:val="00020581"/>
    <w:rsid w:val="00022179"/>
    <w:rsid w:val="000243F8"/>
    <w:rsid w:val="00025B47"/>
    <w:rsid w:val="00031641"/>
    <w:rsid w:val="00031807"/>
    <w:rsid w:val="00035E12"/>
    <w:rsid w:val="00042AE0"/>
    <w:rsid w:val="00045337"/>
    <w:rsid w:val="00051D3F"/>
    <w:rsid w:val="00053BAC"/>
    <w:rsid w:val="000573EC"/>
    <w:rsid w:val="00061904"/>
    <w:rsid w:val="00062E60"/>
    <w:rsid w:val="00072282"/>
    <w:rsid w:val="00075067"/>
    <w:rsid w:val="00077DC0"/>
    <w:rsid w:val="0008124A"/>
    <w:rsid w:val="00085F3D"/>
    <w:rsid w:val="00087691"/>
    <w:rsid w:val="00090D77"/>
    <w:rsid w:val="00092CC3"/>
    <w:rsid w:val="00096BB7"/>
    <w:rsid w:val="00097751"/>
    <w:rsid w:val="00097FEE"/>
    <w:rsid w:val="000A1267"/>
    <w:rsid w:val="000A1753"/>
    <w:rsid w:val="000A24A1"/>
    <w:rsid w:val="000A250F"/>
    <w:rsid w:val="000A33EB"/>
    <w:rsid w:val="000A4475"/>
    <w:rsid w:val="000A6D47"/>
    <w:rsid w:val="000B19F2"/>
    <w:rsid w:val="000B295D"/>
    <w:rsid w:val="000B3FED"/>
    <w:rsid w:val="000B4315"/>
    <w:rsid w:val="000C039E"/>
    <w:rsid w:val="000C102A"/>
    <w:rsid w:val="000C386E"/>
    <w:rsid w:val="000C4D43"/>
    <w:rsid w:val="000C57A2"/>
    <w:rsid w:val="000C7C7D"/>
    <w:rsid w:val="000D28F9"/>
    <w:rsid w:val="000D5EB5"/>
    <w:rsid w:val="000D7907"/>
    <w:rsid w:val="000E3884"/>
    <w:rsid w:val="000E511B"/>
    <w:rsid w:val="000E5BA9"/>
    <w:rsid w:val="000F039C"/>
    <w:rsid w:val="000F3C2C"/>
    <w:rsid w:val="000F7887"/>
    <w:rsid w:val="0010152C"/>
    <w:rsid w:val="00104624"/>
    <w:rsid w:val="001048CC"/>
    <w:rsid w:val="00106EFB"/>
    <w:rsid w:val="00121FC6"/>
    <w:rsid w:val="00122023"/>
    <w:rsid w:val="001240AE"/>
    <w:rsid w:val="00124562"/>
    <w:rsid w:val="00125D74"/>
    <w:rsid w:val="00126DB9"/>
    <w:rsid w:val="00134F7B"/>
    <w:rsid w:val="001351C7"/>
    <w:rsid w:val="00140F06"/>
    <w:rsid w:val="0014297D"/>
    <w:rsid w:val="00142991"/>
    <w:rsid w:val="0015071C"/>
    <w:rsid w:val="00156C1A"/>
    <w:rsid w:val="00157FD5"/>
    <w:rsid w:val="0016088D"/>
    <w:rsid w:val="00162B51"/>
    <w:rsid w:val="001669E4"/>
    <w:rsid w:val="001708A5"/>
    <w:rsid w:val="00170BED"/>
    <w:rsid w:val="001757C6"/>
    <w:rsid w:val="001840F5"/>
    <w:rsid w:val="001857D8"/>
    <w:rsid w:val="001877F8"/>
    <w:rsid w:val="0019532C"/>
    <w:rsid w:val="001A1269"/>
    <w:rsid w:val="001A65B7"/>
    <w:rsid w:val="001B1A2E"/>
    <w:rsid w:val="001B4CCA"/>
    <w:rsid w:val="001C029E"/>
    <w:rsid w:val="001C3EB2"/>
    <w:rsid w:val="001C4DE1"/>
    <w:rsid w:val="001D2CC5"/>
    <w:rsid w:val="001E0894"/>
    <w:rsid w:val="001E149B"/>
    <w:rsid w:val="001E323A"/>
    <w:rsid w:val="001E4ACC"/>
    <w:rsid w:val="001F108D"/>
    <w:rsid w:val="001F21E2"/>
    <w:rsid w:val="001F787F"/>
    <w:rsid w:val="002035F7"/>
    <w:rsid w:val="00203C21"/>
    <w:rsid w:val="00207B70"/>
    <w:rsid w:val="00211509"/>
    <w:rsid w:val="00213B04"/>
    <w:rsid w:val="002202EF"/>
    <w:rsid w:val="00221B73"/>
    <w:rsid w:val="0022691A"/>
    <w:rsid w:val="00227A36"/>
    <w:rsid w:val="00227E1C"/>
    <w:rsid w:val="002345E7"/>
    <w:rsid w:val="00235F7D"/>
    <w:rsid w:val="00237A70"/>
    <w:rsid w:val="002419E6"/>
    <w:rsid w:val="002422C0"/>
    <w:rsid w:val="00244653"/>
    <w:rsid w:val="002508C4"/>
    <w:rsid w:val="00251173"/>
    <w:rsid w:val="00251A9A"/>
    <w:rsid w:val="00257889"/>
    <w:rsid w:val="002738FC"/>
    <w:rsid w:val="0027718B"/>
    <w:rsid w:val="002774EB"/>
    <w:rsid w:val="00280D5F"/>
    <w:rsid w:val="00282839"/>
    <w:rsid w:val="002854B2"/>
    <w:rsid w:val="00287351"/>
    <w:rsid w:val="0029061A"/>
    <w:rsid w:val="00291342"/>
    <w:rsid w:val="002913CA"/>
    <w:rsid w:val="00292B82"/>
    <w:rsid w:val="00292B98"/>
    <w:rsid w:val="00293A1D"/>
    <w:rsid w:val="00296078"/>
    <w:rsid w:val="002976A8"/>
    <w:rsid w:val="002A233F"/>
    <w:rsid w:val="002A32AA"/>
    <w:rsid w:val="002A3693"/>
    <w:rsid w:val="002A3E1D"/>
    <w:rsid w:val="002A4A1B"/>
    <w:rsid w:val="002B0A00"/>
    <w:rsid w:val="002B40BD"/>
    <w:rsid w:val="002B5955"/>
    <w:rsid w:val="002B63F1"/>
    <w:rsid w:val="002B6674"/>
    <w:rsid w:val="002B72C0"/>
    <w:rsid w:val="002C1B1F"/>
    <w:rsid w:val="002C6C4D"/>
    <w:rsid w:val="002C7FB9"/>
    <w:rsid w:val="002D1DA6"/>
    <w:rsid w:val="002D2D10"/>
    <w:rsid w:val="002E1F18"/>
    <w:rsid w:val="002E338E"/>
    <w:rsid w:val="002E434B"/>
    <w:rsid w:val="002E50C4"/>
    <w:rsid w:val="002E6468"/>
    <w:rsid w:val="002E6860"/>
    <w:rsid w:val="002F56D1"/>
    <w:rsid w:val="002F6ADD"/>
    <w:rsid w:val="002F7B1C"/>
    <w:rsid w:val="00301747"/>
    <w:rsid w:val="003112F4"/>
    <w:rsid w:val="0031296F"/>
    <w:rsid w:val="0032330C"/>
    <w:rsid w:val="003239E6"/>
    <w:rsid w:val="00323AE4"/>
    <w:rsid w:val="003245F7"/>
    <w:rsid w:val="00325D4A"/>
    <w:rsid w:val="0033456C"/>
    <w:rsid w:val="00334942"/>
    <w:rsid w:val="00340862"/>
    <w:rsid w:val="00344021"/>
    <w:rsid w:val="00346BE3"/>
    <w:rsid w:val="003515EF"/>
    <w:rsid w:val="00356129"/>
    <w:rsid w:val="00356E11"/>
    <w:rsid w:val="00357417"/>
    <w:rsid w:val="00362FBB"/>
    <w:rsid w:val="003634F2"/>
    <w:rsid w:val="00365DFA"/>
    <w:rsid w:val="003737BB"/>
    <w:rsid w:val="00376051"/>
    <w:rsid w:val="00377029"/>
    <w:rsid w:val="00377707"/>
    <w:rsid w:val="00377A01"/>
    <w:rsid w:val="00384AC6"/>
    <w:rsid w:val="00387F6E"/>
    <w:rsid w:val="00396BB1"/>
    <w:rsid w:val="00396D41"/>
    <w:rsid w:val="00397841"/>
    <w:rsid w:val="003A0881"/>
    <w:rsid w:val="003A2B35"/>
    <w:rsid w:val="003A5C84"/>
    <w:rsid w:val="003A7053"/>
    <w:rsid w:val="003A7436"/>
    <w:rsid w:val="003B3793"/>
    <w:rsid w:val="003B5BC0"/>
    <w:rsid w:val="003C067A"/>
    <w:rsid w:val="003C15AD"/>
    <w:rsid w:val="003C19F6"/>
    <w:rsid w:val="003C2351"/>
    <w:rsid w:val="003C59DD"/>
    <w:rsid w:val="003D042A"/>
    <w:rsid w:val="003D2268"/>
    <w:rsid w:val="003D3F17"/>
    <w:rsid w:val="003D60EC"/>
    <w:rsid w:val="003E1AAA"/>
    <w:rsid w:val="003E4B2D"/>
    <w:rsid w:val="004022A1"/>
    <w:rsid w:val="00402A77"/>
    <w:rsid w:val="0040378F"/>
    <w:rsid w:val="0040590F"/>
    <w:rsid w:val="004102C3"/>
    <w:rsid w:val="004109CC"/>
    <w:rsid w:val="00410B65"/>
    <w:rsid w:val="00413666"/>
    <w:rsid w:val="00414B6C"/>
    <w:rsid w:val="00415A46"/>
    <w:rsid w:val="00420D07"/>
    <w:rsid w:val="004211E0"/>
    <w:rsid w:val="004216A1"/>
    <w:rsid w:val="00421C42"/>
    <w:rsid w:val="00421D02"/>
    <w:rsid w:val="00421EF2"/>
    <w:rsid w:val="00422C4F"/>
    <w:rsid w:val="00423451"/>
    <w:rsid w:val="0042416A"/>
    <w:rsid w:val="00424763"/>
    <w:rsid w:val="00426246"/>
    <w:rsid w:val="00426EA1"/>
    <w:rsid w:val="004327C7"/>
    <w:rsid w:val="0043403B"/>
    <w:rsid w:val="00434414"/>
    <w:rsid w:val="00441939"/>
    <w:rsid w:val="00447BAD"/>
    <w:rsid w:val="00451000"/>
    <w:rsid w:val="00454AA2"/>
    <w:rsid w:val="00457A1E"/>
    <w:rsid w:val="00464D22"/>
    <w:rsid w:val="004650B5"/>
    <w:rsid w:val="004664A2"/>
    <w:rsid w:val="00471C2B"/>
    <w:rsid w:val="00473A2F"/>
    <w:rsid w:val="00476737"/>
    <w:rsid w:val="00480A52"/>
    <w:rsid w:val="00482A13"/>
    <w:rsid w:val="00491663"/>
    <w:rsid w:val="00491A24"/>
    <w:rsid w:val="00492E5A"/>
    <w:rsid w:val="004933E6"/>
    <w:rsid w:val="00494899"/>
    <w:rsid w:val="004959FD"/>
    <w:rsid w:val="0049692A"/>
    <w:rsid w:val="004A0821"/>
    <w:rsid w:val="004A289F"/>
    <w:rsid w:val="004B13FC"/>
    <w:rsid w:val="004B2124"/>
    <w:rsid w:val="004B3308"/>
    <w:rsid w:val="004B46E7"/>
    <w:rsid w:val="004C18CA"/>
    <w:rsid w:val="004C2158"/>
    <w:rsid w:val="004D17AE"/>
    <w:rsid w:val="004D1FDA"/>
    <w:rsid w:val="004D3845"/>
    <w:rsid w:val="004D6ED5"/>
    <w:rsid w:val="004D7602"/>
    <w:rsid w:val="004E0A74"/>
    <w:rsid w:val="004E35B2"/>
    <w:rsid w:val="004E3680"/>
    <w:rsid w:val="004E395A"/>
    <w:rsid w:val="004E4E27"/>
    <w:rsid w:val="004F4A8E"/>
    <w:rsid w:val="004F5399"/>
    <w:rsid w:val="004F59B1"/>
    <w:rsid w:val="005033F1"/>
    <w:rsid w:val="00504C5B"/>
    <w:rsid w:val="005067D4"/>
    <w:rsid w:val="00513F23"/>
    <w:rsid w:val="0051696C"/>
    <w:rsid w:val="00517626"/>
    <w:rsid w:val="00517BC2"/>
    <w:rsid w:val="00521436"/>
    <w:rsid w:val="005261CE"/>
    <w:rsid w:val="0053021F"/>
    <w:rsid w:val="00531BB1"/>
    <w:rsid w:val="00533373"/>
    <w:rsid w:val="00534685"/>
    <w:rsid w:val="00535C6E"/>
    <w:rsid w:val="005412EA"/>
    <w:rsid w:val="00541A10"/>
    <w:rsid w:val="00550439"/>
    <w:rsid w:val="005504AB"/>
    <w:rsid w:val="005574F0"/>
    <w:rsid w:val="00562586"/>
    <w:rsid w:val="00570255"/>
    <w:rsid w:val="00570AA7"/>
    <w:rsid w:val="0057156F"/>
    <w:rsid w:val="00571CAD"/>
    <w:rsid w:val="005820D8"/>
    <w:rsid w:val="0058321A"/>
    <w:rsid w:val="00585C92"/>
    <w:rsid w:val="00586397"/>
    <w:rsid w:val="00590C9E"/>
    <w:rsid w:val="005924A3"/>
    <w:rsid w:val="00592E8F"/>
    <w:rsid w:val="005A0A49"/>
    <w:rsid w:val="005A25CA"/>
    <w:rsid w:val="005A2E64"/>
    <w:rsid w:val="005A6CC3"/>
    <w:rsid w:val="005B1CF5"/>
    <w:rsid w:val="005B373C"/>
    <w:rsid w:val="005C17F5"/>
    <w:rsid w:val="005C4DCD"/>
    <w:rsid w:val="005C63B6"/>
    <w:rsid w:val="005C777B"/>
    <w:rsid w:val="005D0735"/>
    <w:rsid w:val="005D578F"/>
    <w:rsid w:val="005E11B0"/>
    <w:rsid w:val="005E14AC"/>
    <w:rsid w:val="005E2B98"/>
    <w:rsid w:val="005E3693"/>
    <w:rsid w:val="005E383D"/>
    <w:rsid w:val="005E5308"/>
    <w:rsid w:val="005E56F4"/>
    <w:rsid w:val="005E7387"/>
    <w:rsid w:val="005F5339"/>
    <w:rsid w:val="005F5F3F"/>
    <w:rsid w:val="00606F09"/>
    <w:rsid w:val="00614184"/>
    <w:rsid w:val="00616B22"/>
    <w:rsid w:val="0062147B"/>
    <w:rsid w:val="00622110"/>
    <w:rsid w:val="00622C49"/>
    <w:rsid w:val="0063278E"/>
    <w:rsid w:val="00637331"/>
    <w:rsid w:val="0064687D"/>
    <w:rsid w:val="0064756E"/>
    <w:rsid w:val="00660105"/>
    <w:rsid w:val="00663CFF"/>
    <w:rsid w:val="00664DB8"/>
    <w:rsid w:val="00665571"/>
    <w:rsid w:val="00665A11"/>
    <w:rsid w:val="00672CD6"/>
    <w:rsid w:val="0067453F"/>
    <w:rsid w:val="00677550"/>
    <w:rsid w:val="00677C89"/>
    <w:rsid w:val="00681962"/>
    <w:rsid w:val="00692E6C"/>
    <w:rsid w:val="0069653A"/>
    <w:rsid w:val="006A269B"/>
    <w:rsid w:val="006B1637"/>
    <w:rsid w:val="006B4956"/>
    <w:rsid w:val="006B4A75"/>
    <w:rsid w:val="006C7717"/>
    <w:rsid w:val="006C79B3"/>
    <w:rsid w:val="006C79F8"/>
    <w:rsid w:val="006C7CE6"/>
    <w:rsid w:val="006D5BFF"/>
    <w:rsid w:val="006D673A"/>
    <w:rsid w:val="006D6C79"/>
    <w:rsid w:val="006E0346"/>
    <w:rsid w:val="006E6656"/>
    <w:rsid w:val="006F2036"/>
    <w:rsid w:val="006F4F14"/>
    <w:rsid w:val="006F607D"/>
    <w:rsid w:val="00701AE4"/>
    <w:rsid w:val="007101B0"/>
    <w:rsid w:val="00712548"/>
    <w:rsid w:val="0071336C"/>
    <w:rsid w:val="0072353D"/>
    <w:rsid w:val="0073387C"/>
    <w:rsid w:val="00733989"/>
    <w:rsid w:val="007411B5"/>
    <w:rsid w:val="00743585"/>
    <w:rsid w:val="0075326C"/>
    <w:rsid w:val="00755AEF"/>
    <w:rsid w:val="00760E4F"/>
    <w:rsid w:val="00761346"/>
    <w:rsid w:val="007676EB"/>
    <w:rsid w:val="0076795D"/>
    <w:rsid w:val="00767E72"/>
    <w:rsid w:val="007718FB"/>
    <w:rsid w:val="00776787"/>
    <w:rsid w:val="00780025"/>
    <w:rsid w:val="007850F1"/>
    <w:rsid w:val="0078709C"/>
    <w:rsid w:val="007928A8"/>
    <w:rsid w:val="00794631"/>
    <w:rsid w:val="00797798"/>
    <w:rsid w:val="007A2B89"/>
    <w:rsid w:val="007A3FF6"/>
    <w:rsid w:val="007A434C"/>
    <w:rsid w:val="007A6131"/>
    <w:rsid w:val="007A7CB5"/>
    <w:rsid w:val="007B0F4C"/>
    <w:rsid w:val="007B209F"/>
    <w:rsid w:val="007B48B5"/>
    <w:rsid w:val="007B4FB9"/>
    <w:rsid w:val="007B6B6E"/>
    <w:rsid w:val="007C0266"/>
    <w:rsid w:val="007C394F"/>
    <w:rsid w:val="007C4486"/>
    <w:rsid w:val="007C70C3"/>
    <w:rsid w:val="007E5290"/>
    <w:rsid w:val="007E781D"/>
    <w:rsid w:val="007F1AF5"/>
    <w:rsid w:val="007F31FB"/>
    <w:rsid w:val="007F78C1"/>
    <w:rsid w:val="007F7F4A"/>
    <w:rsid w:val="00800E3C"/>
    <w:rsid w:val="008076C0"/>
    <w:rsid w:val="00810C34"/>
    <w:rsid w:val="00812903"/>
    <w:rsid w:val="00815833"/>
    <w:rsid w:val="0081673E"/>
    <w:rsid w:val="00817D18"/>
    <w:rsid w:val="00823C12"/>
    <w:rsid w:val="00824DF6"/>
    <w:rsid w:val="00827E0A"/>
    <w:rsid w:val="008316B2"/>
    <w:rsid w:val="00831937"/>
    <w:rsid w:val="008319B8"/>
    <w:rsid w:val="00833AD0"/>
    <w:rsid w:val="00835834"/>
    <w:rsid w:val="008361A7"/>
    <w:rsid w:val="0084781D"/>
    <w:rsid w:val="0085181F"/>
    <w:rsid w:val="00851AC8"/>
    <w:rsid w:val="00852206"/>
    <w:rsid w:val="00860B4A"/>
    <w:rsid w:val="00860C5E"/>
    <w:rsid w:val="0086486B"/>
    <w:rsid w:val="0086504E"/>
    <w:rsid w:val="00866E7D"/>
    <w:rsid w:val="0086788E"/>
    <w:rsid w:val="00875D4D"/>
    <w:rsid w:val="00880167"/>
    <w:rsid w:val="008830E0"/>
    <w:rsid w:val="0089299C"/>
    <w:rsid w:val="0089309A"/>
    <w:rsid w:val="008A05C6"/>
    <w:rsid w:val="008A1509"/>
    <w:rsid w:val="008A3ACB"/>
    <w:rsid w:val="008A3D38"/>
    <w:rsid w:val="008A5E4C"/>
    <w:rsid w:val="008A7F9C"/>
    <w:rsid w:val="008B3E44"/>
    <w:rsid w:val="008B4067"/>
    <w:rsid w:val="008B65ED"/>
    <w:rsid w:val="008C4993"/>
    <w:rsid w:val="008D23AC"/>
    <w:rsid w:val="008D2DBC"/>
    <w:rsid w:val="008D5C20"/>
    <w:rsid w:val="008D6656"/>
    <w:rsid w:val="008E221D"/>
    <w:rsid w:val="008E5722"/>
    <w:rsid w:val="008F6198"/>
    <w:rsid w:val="009018B5"/>
    <w:rsid w:val="009023CD"/>
    <w:rsid w:val="00906919"/>
    <w:rsid w:val="00912B26"/>
    <w:rsid w:val="009143AA"/>
    <w:rsid w:val="00927B0F"/>
    <w:rsid w:val="00933348"/>
    <w:rsid w:val="00944F6B"/>
    <w:rsid w:val="0094528F"/>
    <w:rsid w:val="009552D5"/>
    <w:rsid w:val="00960BB1"/>
    <w:rsid w:val="00964C2E"/>
    <w:rsid w:val="00965BC6"/>
    <w:rsid w:val="00970440"/>
    <w:rsid w:val="00974718"/>
    <w:rsid w:val="0097482C"/>
    <w:rsid w:val="00974DAE"/>
    <w:rsid w:val="00975A8F"/>
    <w:rsid w:val="00975E77"/>
    <w:rsid w:val="00982156"/>
    <w:rsid w:val="00984C25"/>
    <w:rsid w:val="0098671C"/>
    <w:rsid w:val="009918E3"/>
    <w:rsid w:val="00994EFE"/>
    <w:rsid w:val="00995549"/>
    <w:rsid w:val="009A28C8"/>
    <w:rsid w:val="009A41DE"/>
    <w:rsid w:val="009C11C6"/>
    <w:rsid w:val="009C2AE8"/>
    <w:rsid w:val="009C597E"/>
    <w:rsid w:val="009D11D2"/>
    <w:rsid w:val="009D2C74"/>
    <w:rsid w:val="009E0575"/>
    <w:rsid w:val="009E103A"/>
    <w:rsid w:val="009E1ABE"/>
    <w:rsid w:val="009E3A21"/>
    <w:rsid w:val="009F5EA5"/>
    <w:rsid w:val="009F6A1F"/>
    <w:rsid w:val="00A00848"/>
    <w:rsid w:val="00A02B1E"/>
    <w:rsid w:val="00A048AA"/>
    <w:rsid w:val="00A04F3A"/>
    <w:rsid w:val="00A0603F"/>
    <w:rsid w:val="00A15416"/>
    <w:rsid w:val="00A27811"/>
    <w:rsid w:val="00A31BF3"/>
    <w:rsid w:val="00A32395"/>
    <w:rsid w:val="00A32DA5"/>
    <w:rsid w:val="00A346F6"/>
    <w:rsid w:val="00A34711"/>
    <w:rsid w:val="00A37E73"/>
    <w:rsid w:val="00A44FB2"/>
    <w:rsid w:val="00A51AD9"/>
    <w:rsid w:val="00A60217"/>
    <w:rsid w:val="00A652F1"/>
    <w:rsid w:val="00A722AD"/>
    <w:rsid w:val="00A7398E"/>
    <w:rsid w:val="00A74146"/>
    <w:rsid w:val="00A747CF"/>
    <w:rsid w:val="00A751FB"/>
    <w:rsid w:val="00A7596B"/>
    <w:rsid w:val="00A776E3"/>
    <w:rsid w:val="00A81DFE"/>
    <w:rsid w:val="00A821DC"/>
    <w:rsid w:val="00A8551B"/>
    <w:rsid w:val="00A867BE"/>
    <w:rsid w:val="00A90B12"/>
    <w:rsid w:val="00A95CE5"/>
    <w:rsid w:val="00AA0D65"/>
    <w:rsid w:val="00AA1B53"/>
    <w:rsid w:val="00AA2DAF"/>
    <w:rsid w:val="00AA6F0C"/>
    <w:rsid w:val="00AA7741"/>
    <w:rsid w:val="00AB44D8"/>
    <w:rsid w:val="00AB4A1C"/>
    <w:rsid w:val="00AB75D2"/>
    <w:rsid w:val="00AC0B4A"/>
    <w:rsid w:val="00AC2E0D"/>
    <w:rsid w:val="00AC5971"/>
    <w:rsid w:val="00AC5D10"/>
    <w:rsid w:val="00AC6C4A"/>
    <w:rsid w:val="00AD1A0C"/>
    <w:rsid w:val="00AD5965"/>
    <w:rsid w:val="00AD7ADA"/>
    <w:rsid w:val="00AE05E0"/>
    <w:rsid w:val="00AE20B5"/>
    <w:rsid w:val="00AE263B"/>
    <w:rsid w:val="00AE2F7C"/>
    <w:rsid w:val="00AE5401"/>
    <w:rsid w:val="00AE5C4D"/>
    <w:rsid w:val="00AE7487"/>
    <w:rsid w:val="00AF2611"/>
    <w:rsid w:val="00AF6B70"/>
    <w:rsid w:val="00AF70D3"/>
    <w:rsid w:val="00B01360"/>
    <w:rsid w:val="00B016A0"/>
    <w:rsid w:val="00B0175F"/>
    <w:rsid w:val="00B042A8"/>
    <w:rsid w:val="00B12D16"/>
    <w:rsid w:val="00B152FE"/>
    <w:rsid w:val="00B15356"/>
    <w:rsid w:val="00B20B11"/>
    <w:rsid w:val="00B21ACA"/>
    <w:rsid w:val="00B253A8"/>
    <w:rsid w:val="00B3033E"/>
    <w:rsid w:val="00B34811"/>
    <w:rsid w:val="00B410A3"/>
    <w:rsid w:val="00B437C7"/>
    <w:rsid w:val="00B44874"/>
    <w:rsid w:val="00B456C2"/>
    <w:rsid w:val="00B4692C"/>
    <w:rsid w:val="00B5374D"/>
    <w:rsid w:val="00B5522A"/>
    <w:rsid w:val="00B64D96"/>
    <w:rsid w:val="00B7089D"/>
    <w:rsid w:val="00B71A96"/>
    <w:rsid w:val="00B730CC"/>
    <w:rsid w:val="00B74237"/>
    <w:rsid w:val="00B7511E"/>
    <w:rsid w:val="00B764C0"/>
    <w:rsid w:val="00B879FD"/>
    <w:rsid w:val="00B91D95"/>
    <w:rsid w:val="00B928EF"/>
    <w:rsid w:val="00B9305B"/>
    <w:rsid w:val="00B94973"/>
    <w:rsid w:val="00BA1C79"/>
    <w:rsid w:val="00BA41CF"/>
    <w:rsid w:val="00BB01DD"/>
    <w:rsid w:val="00BB59B6"/>
    <w:rsid w:val="00BB5F7E"/>
    <w:rsid w:val="00BB6B16"/>
    <w:rsid w:val="00BB6D80"/>
    <w:rsid w:val="00BC2490"/>
    <w:rsid w:val="00BC320E"/>
    <w:rsid w:val="00BC3D7C"/>
    <w:rsid w:val="00BC6F1B"/>
    <w:rsid w:val="00BC74CF"/>
    <w:rsid w:val="00BD349A"/>
    <w:rsid w:val="00BE2572"/>
    <w:rsid w:val="00BE4527"/>
    <w:rsid w:val="00BE4C73"/>
    <w:rsid w:val="00BE5201"/>
    <w:rsid w:val="00BE5EF2"/>
    <w:rsid w:val="00BE6D44"/>
    <w:rsid w:val="00BF1B8F"/>
    <w:rsid w:val="00BF3840"/>
    <w:rsid w:val="00BF4324"/>
    <w:rsid w:val="00C031E9"/>
    <w:rsid w:val="00C1007A"/>
    <w:rsid w:val="00C1224F"/>
    <w:rsid w:val="00C12BF3"/>
    <w:rsid w:val="00C177CA"/>
    <w:rsid w:val="00C232E1"/>
    <w:rsid w:val="00C232E4"/>
    <w:rsid w:val="00C31F02"/>
    <w:rsid w:val="00C3340C"/>
    <w:rsid w:val="00C41D2A"/>
    <w:rsid w:val="00C44341"/>
    <w:rsid w:val="00C515D7"/>
    <w:rsid w:val="00C55667"/>
    <w:rsid w:val="00C557BD"/>
    <w:rsid w:val="00C55DBD"/>
    <w:rsid w:val="00C57702"/>
    <w:rsid w:val="00C6356B"/>
    <w:rsid w:val="00C63DA9"/>
    <w:rsid w:val="00C71922"/>
    <w:rsid w:val="00C726E3"/>
    <w:rsid w:val="00C7366A"/>
    <w:rsid w:val="00C747F8"/>
    <w:rsid w:val="00C75D12"/>
    <w:rsid w:val="00C765AD"/>
    <w:rsid w:val="00C80165"/>
    <w:rsid w:val="00C8161D"/>
    <w:rsid w:val="00C91707"/>
    <w:rsid w:val="00C92966"/>
    <w:rsid w:val="00C94F84"/>
    <w:rsid w:val="00C9743A"/>
    <w:rsid w:val="00C97C4E"/>
    <w:rsid w:val="00CA0168"/>
    <w:rsid w:val="00CA6737"/>
    <w:rsid w:val="00CA6F52"/>
    <w:rsid w:val="00CA7025"/>
    <w:rsid w:val="00CB1903"/>
    <w:rsid w:val="00CB198C"/>
    <w:rsid w:val="00CB1B2C"/>
    <w:rsid w:val="00CB2AA2"/>
    <w:rsid w:val="00CB2D34"/>
    <w:rsid w:val="00CB3D13"/>
    <w:rsid w:val="00CB4AFE"/>
    <w:rsid w:val="00CD1538"/>
    <w:rsid w:val="00CD3728"/>
    <w:rsid w:val="00CD4851"/>
    <w:rsid w:val="00CD60A4"/>
    <w:rsid w:val="00CD7248"/>
    <w:rsid w:val="00CE59E8"/>
    <w:rsid w:val="00CF08E2"/>
    <w:rsid w:val="00CF1901"/>
    <w:rsid w:val="00CF1C96"/>
    <w:rsid w:val="00CF25AE"/>
    <w:rsid w:val="00CF2F46"/>
    <w:rsid w:val="00CF36B7"/>
    <w:rsid w:val="00CF4D16"/>
    <w:rsid w:val="00CF639D"/>
    <w:rsid w:val="00CF6B73"/>
    <w:rsid w:val="00D0381D"/>
    <w:rsid w:val="00D05556"/>
    <w:rsid w:val="00D07606"/>
    <w:rsid w:val="00D12D09"/>
    <w:rsid w:val="00D20129"/>
    <w:rsid w:val="00D21B84"/>
    <w:rsid w:val="00D25774"/>
    <w:rsid w:val="00D26F1B"/>
    <w:rsid w:val="00D30532"/>
    <w:rsid w:val="00D34894"/>
    <w:rsid w:val="00D34EC4"/>
    <w:rsid w:val="00D43342"/>
    <w:rsid w:val="00D55320"/>
    <w:rsid w:val="00D560C6"/>
    <w:rsid w:val="00D56EE6"/>
    <w:rsid w:val="00D60D47"/>
    <w:rsid w:val="00D6109A"/>
    <w:rsid w:val="00D61D7D"/>
    <w:rsid w:val="00D67625"/>
    <w:rsid w:val="00D707B5"/>
    <w:rsid w:val="00D71C82"/>
    <w:rsid w:val="00D773F6"/>
    <w:rsid w:val="00D818A7"/>
    <w:rsid w:val="00D86BD9"/>
    <w:rsid w:val="00D94263"/>
    <w:rsid w:val="00D94F4B"/>
    <w:rsid w:val="00D961A3"/>
    <w:rsid w:val="00DA0471"/>
    <w:rsid w:val="00DA1B5A"/>
    <w:rsid w:val="00DA4075"/>
    <w:rsid w:val="00DA42D3"/>
    <w:rsid w:val="00DB173B"/>
    <w:rsid w:val="00DB2AB4"/>
    <w:rsid w:val="00DB48CA"/>
    <w:rsid w:val="00DC0B9B"/>
    <w:rsid w:val="00DC4733"/>
    <w:rsid w:val="00DC5744"/>
    <w:rsid w:val="00DD04D1"/>
    <w:rsid w:val="00DD637F"/>
    <w:rsid w:val="00DD7A59"/>
    <w:rsid w:val="00DD7F2A"/>
    <w:rsid w:val="00DE0992"/>
    <w:rsid w:val="00DE4495"/>
    <w:rsid w:val="00DE4AB1"/>
    <w:rsid w:val="00DE7120"/>
    <w:rsid w:val="00DF0190"/>
    <w:rsid w:val="00DF2C76"/>
    <w:rsid w:val="00E003D9"/>
    <w:rsid w:val="00E01A58"/>
    <w:rsid w:val="00E0227C"/>
    <w:rsid w:val="00E11214"/>
    <w:rsid w:val="00E12149"/>
    <w:rsid w:val="00E147F7"/>
    <w:rsid w:val="00E32751"/>
    <w:rsid w:val="00E33E20"/>
    <w:rsid w:val="00E35DFA"/>
    <w:rsid w:val="00E3603B"/>
    <w:rsid w:val="00E3697E"/>
    <w:rsid w:val="00E42208"/>
    <w:rsid w:val="00E50BBD"/>
    <w:rsid w:val="00E56FC1"/>
    <w:rsid w:val="00E601F9"/>
    <w:rsid w:val="00E608DA"/>
    <w:rsid w:val="00E6157C"/>
    <w:rsid w:val="00E61F0A"/>
    <w:rsid w:val="00E623EC"/>
    <w:rsid w:val="00E633D8"/>
    <w:rsid w:val="00E6412B"/>
    <w:rsid w:val="00E64220"/>
    <w:rsid w:val="00E64DF3"/>
    <w:rsid w:val="00E64E43"/>
    <w:rsid w:val="00E73252"/>
    <w:rsid w:val="00E73F93"/>
    <w:rsid w:val="00E76D77"/>
    <w:rsid w:val="00E803FA"/>
    <w:rsid w:val="00E80B8C"/>
    <w:rsid w:val="00E83671"/>
    <w:rsid w:val="00E84851"/>
    <w:rsid w:val="00E91C68"/>
    <w:rsid w:val="00E942D4"/>
    <w:rsid w:val="00EA44CB"/>
    <w:rsid w:val="00EA6BCF"/>
    <w:rsid w:val="00EB1567"/>
    <w:rsid w:val="00EB31E3"/>
    <w:rsid w:val="00EB7120"/>
    <w:rsid w:val="00EB723E"/>
    <w:rsid w:val="00EC213D"/>
    <w:rsid w:val="00EC4586"/>
    <w:rsid w:val="00EC45F9"/>
    <w:rsid w:val="00EC4728"/>
    <w:rsid w:val="00EC62FD"/>
    <w:rsid w:val="00ED34BC"/>
    <w:rsid w:val="00ED415A"/>
    <w:rsid w:val="00ED4CDC"/>
    <w:rsid w:val="00ED67AC"/>
    <w:rsid w:val="00EE3382"/>
    <w:rsid w:val="00EE342D"/>
    <w:rsid w:val="00EE4719"/>
    <w:rsid w:val="00EE471E"/>
    <w:rsid w:val="00EE5619"/>
    <w:rsid w:val="00EE62F4"/>
    <w:rsid w:val="00EE74A5"/>
    <w:rsid w:val="00EF3CDE"/>
    <w:rsid w:val="00EF51CE"/>
    <w:rsid w:val="00EF5A0B"/>
    <w:rsid w:val="00F03054"/>
    <w:rsid w:val="00F07E6E"/>
    <w:rsid w:val="00F1091F"/>
    <w:rsid w:val="00F153A2"/>
    <w:rsid w:val="00F16D7F"/>
    <w:rsid w:val="00F1737E"/>
    <w:rsid w:val="00F2120E"/>
    <w:rsid w:val="00F2333F"/>
    <w:rsid w:val="00F25083"/>
    <w:rsid w:val="00F25713"/>
    <w:rsid w:val="00F30CFB"/>
    <w:rsid w:val="00F31656"/>
    <w:rsid w:val="00F36772"/>
    <w:rsid w:val="00F40F1B"/>
    <w:rsid w:val="00F43BA5"/>
    <w:rsid w:val="00F44A1D"/>
    <w:rsid w:val="00F44B19"/>
    <w:rsid w:val="00F454F5"/>
    <w:rsid w:val="00F4554C"/>
    <w:rsid w:val="00F52007"/>
    <w:rsid w:val="00F531EF"/>
    <w:rsid w:val="00F62A23"/>
    <w:rsid w:val="00F7393F"/>
    <w:rsid w:val="00F7556E"/>
    <w:rsid w:val="00F77D9B"/>
    <w:rsid w:val="00F80FB3"/>
    <w:rsid w:val="00F83AA2"/>
    <w:rsid w:val="00F84586"/>
    <w:rsid w:val="00F8477F"/>
    <w:rsid w:val="00F923F1"/>
    <w:rsid w:val="00FA1BDD"/>
    <w:rsid w:val="00FA1C88"/>
    <w:rsid w:val="00FA2D31"/>
    <w:rsid w:val="00FB12B0"/>
    <w:rsid w:val="00FB1A19"/>
    <w:rsid w:val="00FB2427"/>
    <w:rsid w:val="00FB7076"/>
    <w:rsid w:val="00FB7CBA"/>
    <w:rsid w:val="00FC20BC"/>
    <w:rsid w:val="00FC3906"/>
    <w:rsid w:val="00FC7AF9"/>
    <w:rsid w:val="00FD43C4"/>
    <w:rsid w:val="00FD7980"/>
    <w:rsid w:val="00FD7CB6"/>
    <w:rsid w:val="00FE127A"/>
    <w:rsid w:val="00FE1694"/>
    <w:rsid w:val="00FE43F5"/>
    <w:rsid w:val="00FF04E8"/>
    <w:rsid w:val="00FF0F06"/>
    <w:rsid w:val="00FF700E"/>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Subtitle" w:semiHidden="0" w:uiPriority="11" w:unhideWhenUsed="0" w:qFormat="1"/>
    <w:lsdException w:name="Strong" w:semiHidden="0"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aliases w:val="Content text"/>
    <w:qFormat/>
    <w:rsid w:val="00FA1BDD"/>
    <w:pPr>
      <w:spacing w:after="120" w:line="240" w:lineRule="auto"/>
    </w:pPr>
    <w:rPr>
      <w:rFonts w:ascii="Verdana" w:eastAsia="SimSun" w:hAnsi="Verdana" w:cs="Times New Roman"/>
      <w:color w:val="595959" w:themeColor="text1" w:themeTint="A6"/>
      <w:sz w:val="24"/>
      <w:lang w:bidi="en-US"/>
    </w:rPr>
  </w:style>
  <w:style w:type="paragraph" w:styleId="Heading1">
    <w:name w:val="heading 1"/>
    <w:aliases w:val="_Heading 1"/>
    <w:basedOn w:val="NoSpacing"/>
    <w:next w:val="Normal"/>
    <w:link w:val="Heading1Char"/>
    <w:uiPriority w:val="9"/>
    <w:qFormat/>
    <w:rsid w:val="00F07E6E"/>
    <w:pPr>
      <w:outlineLvl w:val="0"/>
    </w:pPr>
  </w:style>
  <w:style w:type="paragraph" w:styleId="Heading2">
    <w:name w:val="heading 2"/>
    <w:basedOn w:val="Heading1"/>
    <w:next w:val="Normal"/>
    <w:link w:val="Heading2Char"/>
    <w:uiPriority w:val="9"/>
    <w:unhideWhenUsed/>
    <w:qFormat/>
    <w:rsid w:val="00F25713"/>
    <w:pPr>
      <w:keepNext/>
      <w:spacing w:after="200"/>
      <w:outlineLvl w:val="1"/>
    </w:pPr>
    <w:rPr>
      <w:color w:val="FF0000"/>
      <w:sz w:val="24"/>
      <w:szCs w:val="28"/>
    </w:rPr>
  </w:style>
  <w:style w:type="paragraph" w:styleId="Heading3">
    <w:name w:val="heading 3"/>
    <w:basedOn w:val="Normal"/>
    <w:next w:val="Normal"/>
    <w:link w:val="Heading3Char"/>
    <w:uiPriority w:val="9"/>
    <w:unhideWhenUsed/>
    <w:qFormat/>
    <w:rsid w:val="00DE4AB1"/>
    <w:pPr>
      <w:keepNext/>
      <w:spacing w:after="160"/>
      <w:outlineLvl w:val="2"/>
    </w:pPr>
    <w:rPr>
      <w:b/>
    </w:rPr>
  </w:style>
  <w:style w:type="paragraph" w:styleId="Heading4">
    <w:name w:val="heading 4"/>
    <w:basedOn w:val="Normal"/>
    <w:next w:val="Normal"/>
    <w:link w:val="Heading4Char"/>
    <w:uiPriority w:val="9"/>
    <w:semiHidden/>
    <w:unhideWhenUsed/>
    <w:rsid w:val="00E0227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0227C"/>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94631"/>
    <w:pPr>
      <w:tabs>
        <w:tab w:val="center" w:pos="4680"/>
        <w:tab w:val="right" w:pos="9360"/>
      </w:tabs>
    </w:pPr>
    <w:rPr>
      <w:rFonts w:asciiTheme="minorHAnsi" w:eastAsiaTheme="minorHAnsi" w:hAnsiTheme="minorHAnsi" w:cstheme="minorBidi"/>
      <w:lang w:bidi="ar-SA"/>
    </w:rPr>
  </w:style>
  <w:style w:type="character" w:customStyle="1" w:styleId="HeaderChar">
    <w:name w:val="Header Char"/>
    <w:basedOn w:val="DefaultParagraphFont"/>
    <w:link w:val="Header"/>
    <w:uiPriority w:val="99"/>
    <w:rsid w:val="00794631"/>
  </w:style>
  <w:style w:type="paragraph" w:styleId="Footer">
    <w:name w:val="footer"/>
    <w:basedOn w:val="Normal"/>
    <w:link w:val="FooterChar"/>
    <w:uiPriority w:val="99"/>
    <w:unhideWhenUsed/>
    <w:rsid w:val="00794631"/>
    <w:pPr>
      <w:tabs>
        <w:tab w:val="center" w:pos="4680"/>
        <w:tab w:val="right" w:pos="9360"/>
      </w:tabs>
    </w:pPr>
    <w:rPr>
      <w:rFonts w:asciiTheme="minorHAnsi" w:eastAsiaTheme="minorHAnsi" w:hAnsiTheme="minorHAnsi" w:cstheme="minorBidi"/>
      <w:lang w:bidi="ar-SA"/>
    </w:rPr>
  </w:style>
  <w:style w:type="character" w:customStyle="1" w:styleId="FooterChar">
    <w:name w:val="Footer Char"/>
    <w:basedOn w:val="DefaultParagraphFont"/>
    <w:link w:val="Footer"/>
    <w:uiPriority w:val="99"/>
    <w:rsid w:val="00794631"/>
  </w:style>
  <w:style w:type="table" w:styleId="TableGrid">
    <w:name w:val="Table Grid"/>
    <w:basedOn w:val="TableNormal"/>
    <w:uiPriority w:val="59"/>
    <w:rsid w:val="007946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94631"/>
    <w:rPr>
      <w:color w:val="0000FF"/>
      <w:u w:val="single"/>
    </w:rPr>
  </w:style>
  <w:style w:type="paragraph" w:styleId="BalloonText">
    <w:name w:val="Balloon Text"/>
    <w:basedOn w:val="Normal"/>
    <w:link w:val="BalloonTextChar"/>
    <w:uiPriority w:val="99"/>
    <w:semiHidden/>
    <w:unhideWhenUsed/>
    <w:rsid w:val="00794631"/>
    <w:rPr>
      <w:rFonts w:ascii="Tahoma" w:hAnsi="Tahoma" w:cs="Tahoma"/>
      <w:sz w:val="16"/>
      <w:szCs w:val="16"/>
    </w:rPr>
  </w:style>
  <w:style w:type="character" w:customStyle="1" w:styleId="BalloonTextChar">
    <w:name w:val="Balloon Text Char"/>
    <w:basedOn w:val="DefaultParagraphFont"/>
    <w:link w:val="BalloonText"/>
    <w:uiPriority w:val="99"/>
    <w:semiHidden/>
    <w:rsid w:val="00794631"/>
    <w:rPr>
      <w:rFonts w:ascii="Tahoma" w:eastAsia="SimSun" w:hAnsi="Tahoma" w:cs="Tahoma"/>
      <w:sz w:val="16"/>
      <w:szCs w:val="16"/>
      <w:lang w:bidi="en-US"/>
    </w:rPr>
  </w:style>
  <w:style w:type="character" w:customStyle="1" w:styleId="Heading1Char">
    <w:name w:val="Heading 1 Char"/>
    <w:aliases w:val="_Heading 1 Char"/>
    <w:basedOn w:val="DefaultParagraphFont"/>
    <w:link w:val="Heading1"/>
    <w:uiPriority w:val="9"/>
    <w:rsid w:val="00F07E6E"/>
    <w:rPr>
      <w:rFonts w:ascii="Arial Narrow" w:eastAsia="SimSun" w:hAnsi="Arial Narrow" w:cs="Times New Roman"/>
      <w:b/>
      <w:sz w:val="36"/>
      <w:szCs w:val="36"/>
      <w:lang w:bidi="en-US"/>
    </w:rPr>
  </w:style>
  <w:style w:type="paragraph" w:styleId="TOCHeading">
    <w:name w:val="TOC Heading"/>
    <w:basedOn w:val="Heading1"/>
    <w:next w:val="Normal"/>
    <w:uiPriority w:val="39"/>
    <w:unhideWhenUsed/>
    <w:qFormat/>
    <w:rsid w:val="00BE2572"/>
    <w:pPr>
      <w:outlineLvl w:val="9"/>
    </w:pPr>
    <w:rPr>
      <w:lang w:bidi="ar-SA"/>
    </w:rPr>
  </w:style>
  <w:style w:type="paragraph" w:styleId="NoSpacing">
    <w:name w:val="No Spacing"/>
    <w:aliases w:val="Body text bold"/>
    <w:basedOn w:val="Normal"/>
    <w:uiPriority w:val="1"/>
    <w:rsid w:val="00D61D7D"/>
    <w:pPr>
      <w:spacing w:after="400"/>
    </w:pPr>
    <w:rPr>
      <w:b/>
      <w:sz w:val="36"/>
      <w:szCs w:val="36"/>
    </w:rPr>
  </w:style>
  <w:style w:type="paragraph" w:styleId="Title">
    <w:name w:val="Title"/>
    <w:basedOn w:val="Normal"/>
    <w:next w:val="Normal"/>
    <w:link w:val="TitleChar"/>
    <w:uiPriority w:val="99"/>
    <w:qFormat/>
    <w:rsid w:val="002A233F"/>
    <w:rPr>
      <w:b/>
      <w:color w:val="FFFFFF" w:themeColor="background1"/>
      <w:sz w:val="36"/>
      <w:szCs w:val="40"/>
    </w:rPr>
  </w:style>
  <w:style w:type="character" w:customStyle="1" w:styleId="TitleChar">
    <w:name w:val="Title Char"/>
    <w:basedOn w:val="DefaultParagraphFont"/>
    <w:link w:val="Title"/>
    <w:uiPriority w:val="99"/>
    <w:rsid w:val="002A233F"/>
    <w:rPr>
      <w:rFonts w:ascii="Verdana" w:eastAsia="SimSun" w:hAnsi="Verdana" w:cs="Times New Roman"/>
      <w:b/>
      <w:color w:val="FFFFFF" w:themeColor="background1"/>
      <w:sz w:val="36"/>
      <w:szCs w:val="40"/>
      <w:lang w:bidi="en-US"/>
    </w:rPr>
  </w:style>
  <w:style w:type="paragraph" w:styleId="TOC1">
    <w:name w:val="toc 1"/>
    <w:basedOn w:val="Normal"/>
    <w:next w:val="Normal"/>
    <w:autoRedefine/>
    <w:uiPriority w:val="39"/>
    <w:unhideWhenUsed/>
    <w:rsid w:val="00362FBB"/>
    <w:pPr>
      <w:tabs>
        <w:tab w:val="right" w:leader="dot" w:pos="9868"/>
      </w:tabs>
      <w:spacing w:after="100"/>
    </w:pPr>
    <w:rPr>
      <w:b/>
      <w:noProof/>
    </w:rPr>
  </w:style>
  <w:style w:type="character" w:customStyle="1" w:styleId="Heading2Char">
    <w:name w:val="Heading 2 Char"/>
    <w:basedOn w:val="DefaultParagraphFont"/>
    <w:link w:val="Heading2"/>
    <w:uiPriority w:val="9"/>
    <w:rsid w:val="00F25713"/>
    <w:rPr>
      <w:rFonts w:ascii="Verdana" w:eastAsia="SimSun" w:hAnsi="Verdana" w:cs="Times New Roman"/>
      <w:b/>
      <w:color w:val="FF0000"/>
      <w:sz w:val="24"/>
      <w:szCs w:val="28"/>
      <w:lang w:bidi="en-US"/>
    </w:rPr>
  </w:style>
  <w:style w:type="character" w:customStyle="1" w:styleId="Heading3Char">
    <w:name w:val="Heading 3 Char"/>
    <w:basedOn w:val="DefaultParagraphFont"/>
    <w:link w:val="Heading3"/>
    <w:uiPriority w:val="9"/>
    <w:rsid w:val="00DE4AB1"/>
    <w:rPr>
      <w:rFonts w:ascii="Arial Narrow" w:eastAsia="SimSun" w:hAnsi="Arial Narrow" w:cs="Times New Roman"/>
      <w:b/>
      <w:sz w:val="24"/>
      <w:lang w:bidi="en-US"/>
    </w:rPr>
  </w:style>
  <w:style w:type="paragraph" w:styleId="TOC2">
    <w:name w:val="toc 2"/>
    <w:basedOn w:val="Normal"/>
    <w:next w:val="Normal"/>
    <w:autoRedefine/>
    <w:uiPriority w:val="39"/>
    <w:unhideWhenUsed/>
    <w:rsid w:val="00F07E6E"/>
    <w:pPr>
      <w:tabs>
        <w:tab w:val="right" w:leader="dot" w:pos="9868"/>
      </w:tabs>
      <w:spacing w:after="100"/>
      <w:ind w:left="220"/>
    </w:pPr>
    <w:rPr>
      <w:noProof/>
      <w:szCs w:val="20"/>
    </w:rPr>
  </w:style>
  <w:style w:type="paragraph" w:styleId="TOC3">
    <w:name w:val="toc 3"/>
    <w:basedOn w:val="Normal"/>
    <w:next w:val="Normal"/>
    <w:autoRedefine/>
    <w:uiPriority w:val="39"/>
    <w:unhideWhenUsed/>
    <w:rsid w:val="00362FBB"/>
    <w:pPr>
      <w:tabs>
        <w:tab w:val="right" w:leader="dot" w:pos="9868"/>
      </w:tabs>
      <w:spacing w:after="100"/>
      <w:ind w:left="440"/>
    </w:pPr>
    <w:rPr>
      <w:b/>
      <w:noProof/>
      <w:sz w:val="16"/>
      <w:szCs w:val="16"/>
    </w:rPr>
  </w:style>
  <w:style w:type="paragraph" w:styleId="Subtitle">
    <w:name w:val="Subtitle"/>
    <w:basedOn w:val="Normal"/>
    <w:next w:val="Normal"/>
    <w:link w:val="SubtitleChar"/>
    <w:uiPriority w:val="11"/>
    <w:qFormat/>
    <w:rsid w:val="00FA1BDD"/>
    <w:rPr>
      <w:b/>
    </w:rPr>
  </w:style>
  <w:style w:type="character" w:customStyle="1" w:styleId="SubtitleChar">
    <w:name w:val="Subtitle Char"/>
    <w:basedOn w:val="DefaultParagraphFont"/>
    <w:link w:val="Subtitle"/>
    <w:uiPriority w:val="11"/>
    <w:rsid w:val="00FA1BDD"/>
    <w:rPr>
      <w:rFonts w:ascii="Verdana" w:eastAsia="SimSun" w:hAnsi="Verdana" w:cs="Times New Roman"/>
      <w:b/>
      <w:color w:val="595959" w:themeColor="text1" w:themeTint="A6"/>
      <w:sz w:val="24"/>
      <w:lang w:bidi="en-US"/>
    </w:rPr>
  </w:style>
  <w:style w:type="paragraph" w:styleId="ListParagraph">
    <w:name w:val="List Paragraph"/>
    <w:basedOn w:val="Normal"/>
    <w:link w:val="ListParagraphChar"/>
    <w:uiPriority w:val="99"/>
    <w:qFormat/>
    <w:rsid w:val="000F3C2C"/>
    <w:pPr>
      <w:ind w:left="720"/>
      <w:contextualSpacing/>
    </w:pPr>
  </w:style>
  <w:style w:type="paragraph" w:styleId="DocumentMap">
    <w:name w:val="Document Map"/>
    <w:basedOn w:val="Normal"/>
    <w:link w:val="DocumentMapChar"/>
    <w:uiPriority w:val="99"/>
    <w:semiHidden/>
    <w:unhideWhenUsed/>
    <w:rsid w:val="004650B5"/>
    <w:rPr>
      <w:rFonts w:ascii="Tahoma" w:hAnsi="Tahoma" w:cs="Tahoma"/>
      <w:sz w:val="16"/>
      <w:szCs w:val="16"/>
    </w:rPr>
  </w:style>
  <w:style w:type="character" w:customStyle="1" w:styleId="DocumentMapChar">
    <w:name w:val="Document Map Char"/>
    <w:basedOn w:val="DefaultParagraphFont"/>
    <w:link w:val="DocumentMap"/>
    <w:uiPriority w:val="99"/>
    <w:semiHidden/>
    <w:rsid w:val="004650B5"/>
    <w:rPr>
      <w:rFonts w:ascii="Tahoma" w:eastAsia="SimSun" w:hAnsi="Tahoma" w:cs="Tahoma"/>
      <w:sz w:val="16"/>
      <w:szCs w:val="16"/>
      <w:lang w:bidi="en-US"/>
    </w:rPr>
  </w:style>
  <w:style w:type="paragraph" w:customStyle="1" w:styleId="Coverfooter">
    <w:name w:val="Cover_footer"/>
    <w:basedOn w:val="Normal"/>
    <w:link w:val="CoverfooterChar"/>
    <w:qFormat/>
    <w:rsid w:val="00FA1BDD"/>
    <w:pPr>
      <w:spacing w:after="0"/>
      <w:jc w:val="center"/>
    </w:pPr>
    <w:rPr>
      <w:sz w:val="18"/>
      <w:szCs w:val="20"/>
    </w:rPr>
  </w:style>
  <w:style w:type="paragraph" w:customStyle="1" w:styleId="Contenthf-Left">
    <w:name w:val="Content_hf-Left"/>
    <w:basedOn w:val="Normal"/>
    <w:link w:val="Contenthf-LeftChar"/>
    <w:uiPriority w:val="99"/>
    <w:qFormat/>
    <w:rsid w:val="00356129"/>
    <w:pPr>
      <w:spacing w:after="0"/>
    </w:pPr>
    <w:rPr>
      <w:color w:val="808080" w:themeColor="background1" w:themeShade="80"/>
      <w:szCs w:val="16"/>
    </w:rPr>
  </w:style>
  <w:style w:type="character" w:customStyle="1" w:styleId="CoverfooterChar">
    <w:name w:val="Cover_footer Char"/>
    <w:basedOn w:val="DefaultParagraphFont"/>
    <w:link w:val="Coverfooter"/>
    <w:rsid w:val="00FA1BDD"/>
    <w:rPr>
      <w:rFonts w:ascii="Verdana" w:eastAsia="SimSun" w:hAnsi="Verdana" w:cs="Times New Roman"/>
      <w:color w:val="595959" w:themeColor="text1" w:themeTint="A6"/>
      <w:sz w:val="18"/>
      <w:szCs w:val="20"/>
      <w:lang w:bidi="en-US"/>
    </w:rPr>
  </w:style>
  <w:style w:type="paragraph" w:customStyle="1" w:styleId="Contenthf-Right">
    <w:name w:val="Content_hf-Right"/>
    <w:basedOn w:val="Contenthf-Left"/>
    <w:link w:val="Contenthf-RightChar"/>
    <w:uiPriority w:val="99"/>
    <w:qFormat/>
    <w:rsid w:val="00B3033E"/>
    <w:pPr>
      <w:jc w:val="right"/>
    </w:pPr>
  </w:style>
  <w:style w:type="character" w:customStyle="1" w:styleId="Contenthf-LeftChar">
    <w:name w:val="Content_hf-Left Char"/>
    <w:basedOn w:val="DefaultParagraphFont"/>
    <w:link w:val="Contenthf-Left"/>
    <w:uiPriority w:val="99"/>
    <w:rsid w:val="00356129"/>
    <w:rPr>
      <w:rFonts w:ascii="Arial Narrow" w:eastAsia="SimSun" w:hAnsi="Arial Narrow" w:cs="Times New Roman"/>
      <w:color w:val="808080" w:themeColor="background1" w:themeShade="80"/>
      <w:sz w:val="20"/>
      <w:szCs w:val="16"/>
      <w:lang w:bidi="en-US"/>
    </w:rPr>
  </w:style>
  <w:style w:type="character" w:customStyle="1" w:styleId="Contenthf-RightChar">
    <w:name w:val="Content_hf-Right Char"/>
    <w:basedOn w:val="Contenthf-LeftChar"/>
    <w:link w:val="Contenthf-Right"/>
    <w:uiPriority w:val="99"/>
    <w:rsid w:val="00B3033E"/>
    <w:rPr>
      <w:rFonts w:ascii="Arial Narrow" w:eastAsia="SimSun" w:hAnsi="Arial Narrow" w:cs="Times New Roman"/>
      <w:color w:val="808080" w:themeColor="background1" w:themeShade="80"/>
      <w:sz w:val="20"/>
      <w:szCs w:val="16"/>
      <w:lang w:bidi="en-US"/>
    </w:rPr>
  </w:style>
  <w:style w:type="numbering" w:customStyle="1" w:styleId="Style1">
    <w:name w:val="Style1"/>
    <w:uiPriority w:val="99"/>
    <w:rsid w:val="00410B65"/>
    <w:pPr>
      <w:numPr>
        <w:numId w:val="2"/>
      </w:numPr>
    </w:pPr>
  </w:style>
  <w:style w:type="numbering" w:customStyle="1" w:styleId="IPVS-Sym">
    <w:name w:val="IPVS-Sym"/>
    <w:uiPriority w:val="99"/>
    <w:rsid w:val="00434414"/>
    <w:pPr>
      <w:numPr>
        <w:numId w:val="3"/>
      </w:numPr>
    </w:pPr>
  </w:style>
  <w:style w:type="numbering" w:customStyle="1" w:styleId="IPVSStyle01">
    <w:name w:val="IPVS_Style01"/>
    <w:uiPriority w:val="99"/>
    <w:rsid w:val="007E781D"/>
    <w:pPr>
      <w:numPr>
        <w:numId w:val="4"/>
      </w:numPr>
    </w:pPr>
  </w:style>
  <w:style w:type="paragraph" w:customStyle="1" w:styleId="Bullet01">
    <w:name w:val="Bullet01"/>
    <w:basedOn w:val="ListParagraph"/>
    <w:link w:val="Bullet01Char"/>
    <w:uiPriority w:val="99"/>
    <w:rsid w:val="00356129"/>
    <w:pPr>
      <w:numPr>
        <w:numId w:val="1"/>
      </w:numPr>
      <w:ind w:left="547"/>
      <w:contextualSpacing w:val="0"/>
    </w:pPr>
  </w:style>
  <w:style w:type="paragraph" w:customStyle="1" w:styleId="Bullet02">
    <w:name w:val="Bullet02"/>
    <w:basedOn w:val="ListParagraph"/>
    <w:link w:val="Bullet02Char"/>
    <w:uiPriority w:val="99"/>
    <w:rsid w:val="00356129"/>
    <w:pPr>
      <w:numPr>
        <w:ilvl w:val="1"/>
        <w:numId w:val="1"/>
      </w:numPr>
      <w:ind w:left="994"/>
      <w:contextualSpacing w:val="0"/>
    </w:pPr>
  </w:style>
  <w:style w:type="character" w:customStyle="1" w:styleId="ListParagraphChar">
    <w:name w:val="List Paragraph Char"/>
    <w:basedOn w:val="DefaultParagraphFont"/>
    <w:link w:val="ListParagraph"/>
    <w:uiPriority w:val="99"/>
    <w:rsid w:val="007E781D"/>
    <w:rPr>
      <w:rFonts w:ascii="Arial Narrow" w:eastAsia="SimSun" w:hAnsi="Arial Narrow" w:cs="Times New Roman"/>
      <w:lang w:bidi="en-US"/>
    </w:rPr>
  </w:style>
  <w:style w:type="character" w:customStyle="1" w:styleId="Bullet01Char">
    <w:name w:val="Bullet01 Char"/>
    <w:basedOn w:val="ListParagraphChar"/>
    <w:link w:val="Bullet01"/>
    <w:uiPriority w:val="99"/>
    <w:rsid w:val="00356129"/>
    <w:rPr>
      <w:rFonts w:ascii="Verdana" w:eastAsia="SimSun" w:hAnsi="Verdana" w:cs="Times New Roman"/>
      <w:color w:val="595959" w:themeColor="text1" w:themeTint="A6"/>
      <w:sz w:val="24"/>
      <w:lang w:bidi="en-US"/>
    </w:rPr>
  </w:style>
  <w:style w:type="paragraph" w:customStyle="1" w:styleId="Bullet03">
    <w:name w:val="Bullet03"/>
    <w:basedOn w:val="ListParagraph"/>
    <w:link w:val="Bullet03Char"/>
    <w:rsid w:val="00356129"/>
    <w:pPr>
      <w:ind w:left="0"/>
      <w:contextualSpacing w:val="0"/>
    </w:pPr>
  </w:style>
  <w:style w:type="character" w:customStyle="1" w:styleId="Bullet02Char">
    <w:name w:val="Bullet02 Char"/>
    <w:basedOn w:val="ListParagraphChar"/>
    <w:link w:val="Bullet02"/>
    <w:uiPriority w:val="99"/>
    <w:rsid w:val="00356129"/>
    <w:rPr>
      <w:rFonts w:ascii="Verdana" w:eastAsia="SimSun" w:hAnsi="Verdana" w:cs="Times New Roman"/>
      <w:color w:val="595959" w:themeColor="text1" w:themeTint="A6"/>
      <w:sz w:val="24"/>
      <w:lang w:bidi="en-US"/>
    </w:rPr>
  </w:style>
  <w:style w:type="paragraph" w:customStyle="1" w:styleId="Bullet04">
    <w:name w:val="Bullet04"/>
    <w:basedOn w:val="ListParagraph"/>
    <w:link w:val="Bullet04Char"/>
    <w:rsid w:val="00356129"/>
    <w:pPr>
      <w:ind w:left="0"/>
      <w:contextualSpacing w:val="0"/>
    </w:pPr>
  </w:style>
  <w:style w:type="character" w:customStyle="1" w:styleId="Bullet03Char">
    <w:name w:val="Bullet03 Char"/>
    <w:basedOn w:val="ListParagraphChar"/>
    <w:link w:val="Bullet03"/>
    <w:rsid w:val="00356129"/>
    <w:rPr>
      <w:rFonts w:ascii="Arial Narrow" w:eastAsia="SimSun" w:hAnsi="Arial Narrow" w:cs="Times New Roman"/>
      <w:sz w:val="20"/>
      <w:lang w:bidi="en-US"/>
    </w:rPr>
  </w:style>
  <w:style w:type="paragraph" w:customStyle="1" w:styleId="Bullet05">
    <w:name w:val="Bullet05"/>
    <w:basedOn w:val="ListParagraph"/>
    <w:link w:val="Bullet05Char"/>
    <w:rsid w:val="00356129"/>
    <w:pPr>
      <w:ind w:left="0"/>
      <w:contextualSpacing w:val="0"/>
    </w:pPr>
  </w:style>
  <w:style w:type="character" w:customStyle="1" w:styleId="Bullet04Char">
    <w:name w:val="Bullet04 Char"/>
    <w:basedOn w:val="ListParagraphChar"/>
    <w:link w:val="Bullet04"/>
    <w:rsid w:val="00356129"/>
    <w:rPr>
      <w:rFonts w:ascii="Arial Narrow" w:eastAsia="SimSun" w:hAnsi="Arial Narrow" w:cs="Times New Roman"/>
      <w:sz w:val="20"/>
      <w:lang w:bidi="en-US"/>
    </w:rPr>
  </w:style>
  <w:style w:type="paragraph" w:customStyle="1" w:styleId="Bullet06">
    <w:name w:val="Bullet06"/>
    <w:basedOn w:val="ListParagraph"/>
    <w:link w:val="Bullet06Char"/>
    <w:rsid w:val="00356129"/>
    <w:pPr>
      <w:ind w:left="0"/>
      <w:contextualSpacing w:val="0"/>
    </w:pPr>
  </w:style>
  <w:style w:type="character" w:customStyle="1" w:styleId="Bullet05Char">
    <w:name w:val="Bullet05 Char"/>
    <w:basedOn w:val="ListParagraphChar"/>
    <w:link w:val="Bullet05"/>
    <w:rsid w:val="00356129"/>
    <w:rPr>
      <w:rFonts w:ascii="Arial Narrow" w:eastAsia="SimSun" w:hAnsi="Arial Narrow" w:cs="Times New Roman"/>
      <w:sz w:val="20"/>
      <w:lang w:bidi="en-US"/>
    </w:rPr>
  </w:style>
  <w:style w:type="paragraph" w:customStyle="1" w:styleId="Bullet07">
    <w:name w:val="Bullet07"/>
    <w:basedOn w:val="ListParagraph"/>
    <w:link w:val="Bullet07Char"/>
    <w:rsid w:val="00356129"/>
    <w:pPr>
      <w:ind w:left="0"/>
      <w:contextualSpacing w:val="0"/>
    </w:pPr>
  </w:style>
  <w:style w:type="character" w:customStyle="1" w:styleId="Bullet06Char">
    <w:name w:val="Bullet06 Char"/>
    <w:basedOn w:val="ListParagraphChar"/>
    <w:link w:val="Bullet06"/>
    <w:rsid w:val="00356129"/>
    <w:rPr>
      <w:rFonts w:ascii="Arial Narrow" w:eastAsia="SimSun" w:hAnsi="Arial Narrow" w:cs="Times New Roman"/>
      <w:sz w:val="20"/>
      <w:lang w:bidi="en-US"/>
    </w:rPr>
  </w:style>
  <w:style w:type="paragraph" w:customStyle="1" w:styleId="Bullet08">
    <w:name w:val="Bullet08"/>
    <w:basedOn w:val="ListParagraph"/>
    <w:link w:val="Bullet08Char"/>
    <w:rsid w:val="00356129"/>
    <w:pPr>
      <w:ind w:left="0"/>
      <w:contextualSpacing w:val="0"/>
    </w:pPr>
  </w:style>
  <w:style w:type="character" w:customStyle="1" w:styleId="Bullet07Char">
    <w:name w:val="Bullet07 Char"/>
    <w:basedOn w:val="ListParagraphChar"/>
    <w:link w:val="Bullet07"/>
    <w:rsid w:val="00356129"/>
    <w:rPr>
      <w:rFonts w:ascii="Arial Narrow" w:eastAsia="SimSun" w:hAnsi="Arial Narrow" w:cs="Times New Roman"/>
      <w:sz w:val="20"/>
      <w:lang w:bidi="en-US"/>
    </w:rPr>
  </w:style>
  <w:style w:type="paragraph" w:customStyle="1" w:styleId="Bullet09">
    <w:name w:val="Bullet09"/>
    <w:basedOn w:val="ListParagraph"/>
    <w:link w:val="Bullet09Char"/>
    <w:rsid w:val="00356129"/>
    <w:pPr>
      <w:ind w:left="0"/>
      <w:contextualSpacing w:val="0"/>
    </w:pPr>
  </w:style>
  <w:style w:type="character" w:customStyle="1" w:styleId="Bullet08Char">
    <w:name w:val="Bullet08 Char"/>
    <w:basedOn w:val="ListParagraphChar"/>
    <w:link w:val="Bullet08"/>
    <w:rsid w:val="00356129"/>
    <w:rPr>
      <w:rFonts w:ascii="Arial Narrow" w:eastAsia="SimSun" w:hAnsi="Arial Narrow" w:cs="Times New Roman"/>
      <w:sz w:val="20"/>
      <w:lang w:bidi="en-US"/>
    </w:rPr>
  </w:style>
  <w:style w:type="paragraph" w:customStyle="1" w:styleId="List01">
    <w:name w:val="List01"/>
    <w:basedOn w:val="ListParagraph"/>
    <w:link w:val="List01Char"/>
    <w:rsid w:val="00356129"/>
    <w:pPr>
      <w:numPr>
        <w:numId w:val="5"/>
      </w:numPr>
      <w:contextualSpacing w:val="0"/>
    </w:pPr>
  </w:style>
  <w:style w:type="character" w:customStyle="1" w:styleId="Bullet09Char">
    <w:name w:val="Bullet09 Char"/>
    <w:basedOn w:val="ListParagraphChar"/>
    <w:link w:val="Bullet09"/>
    <w:rsid w:val="00356129"/>
    <w:rPr>
      <w:rFonts w:ascii="Arial Narrow" w:eastAsia="SimSun" w:hAnsi="Arial Narrow" w:cs="Times New Roman"/>
      <w:sz w:val="20"/>
      <w:lang w:bidi="en-US"/>
    </w:rPr>
  </w:style>
  <w:style w:type="paragraph" w:customStyle="1" w:styleId="List02">
    <w:name w:val="List02"/>
    <w:basedOn w:val="ListParagraph"/>
    <w:link w:val="List02Char"/>
    <w:rsid w:val="00356129"/>
    <w:pPr>
      <w:numPr>
        <w:ilvl w:val="1"/>
        <w:numId w:val="5"/>
      </w:numPr>
      <w:contextualSpacing w:val="0"/>
    </w:pPr>
  </w:style>
  <w:style w:type="character" w:customStyle="1" w:styleId="List01Char">
    <w:name w:val="List01 Char"/>
    <w:basedOn w:val="ListParagraphChar"/>
    <w:link w:val="List01"/>
    <w:rsid w:val="00356129"/>
    <w:rPr>
      <w:rFonts w:ascii="Verdana" w:eastAsia="SimSun" w:hAnsi="Verdana" w:cs="Times New Roman"/>
      <w:color w:val="595959" w:themeColor="text1" w:themeTint="A6"/>
      <w:sz w:val="24"/>
      <w:lang w:bidi="en-US"/>
    </w:rPr>
  </w:style>
  <w:style w:type="paragraph" w:customStyle="1" w:styleId="List03">
    <w:name w:val="List03"/>
    <w:basedOn w:val="ListParagraph"/>
    <w:link w:val="List03Char"/>
    <w:rsid w:val="00356129"/>
    <w:pPr>
      <w:numPr>
        <w:ilvl w:val="2"/>
        <w:numId w:val="5"/>
      </w:numPr>
      <w:contextualSpacing w:val="0"/>
    </w:pPr>
  </w:style>
  <w:style w:type="character" w:customStyle="1" w:styleId="List02Char">
    <w:name w:val="List02 Char"/>
    <w:basedOn w:val="ListParagraphChar"/>
    <w:link w:val="List02"/>
    <w:rsid w:val="00356129"/>
    <w:rPr>
      <w:rFonts w:ascii="Verdana" w:eastAsia="SimSun" w:hAnsi="Verdana" w:cs="Times New Roman"/>
      <w:color w:val="595959" w:themeColor="text1" w:themeTint="A6"/>
      <w:sz w:val="24"/>
      <w:lang w:bidi="en-US"/>
    </w:rPr>
  </w:style>
  <w:style w:type="paragraph" w:customStyle="1" w:styleId="List04">
    <w:name w:val="List04"/>
    <w:basedOn w:val="ListParagraph"/>
    <w:link w:val="List04Char"/>
    <w:rsid w:val="00356129"/>
    <w:pPr>
      <w:numPr>
        <w:ilvl w:val="3"/>
        <w:numId w:val="5"/>
      </w:numPr>
      <w:contextualSpacing w:val="0"/>
    </w:pPr>
  </w:style>
  <w:style w:type="character" w:customStyle="1" w:styleId="List03Char">
    <w:name w:val="List03 Char"/>
    <w:basedOn w:val="ListParagraphChar"/>
    <w:link w:val="List03"/>
    <w:rsid w:val="00356129"/>
    <w:rPr>
      <w:rFonts w:ascii="Verdana" w:eastAsia="SimSun" w:hAnsi="Verdana" w:cs="Times New Roman"/>
      <w:color w:val="595959" w:themeColor="text1" w:themeTint="A6"/>
      <w:sz w:val="24"/>
      <w:lang w:bidi="en-US"/>
    </w:rPr>
  </w:style>
  <w:style w:type="paragraph" w:customStyle="1" w:styleId="List05">
    <w:name w:val="List05"/>
    <w:basedOn w:val="ListParagraph"/>
    <w:link w:val="List05Char"/>
    <w:rsid w:val="00356129"/>
    <w:pPr>
      <w:numPr>
        <w:ilvl w:val="4"/>
        <w:numId w:val="5"/>
      </w:numPr>
      <w:contextualSpacing w:val="0"/>
    </w:pPr>
  </w:style>
  <w:style w:type="character" w:customStyle="1" w:styleId="List04Char">
    <w:name w:val="List04 Char"/>
    <w:basedOn w:val="ListParagraphChar"/>
    <w:link w:val="List04"/>
    <w:rsid w:val="00356129"/>
    <w:rPr>
      <w:rFonts w:ascii="Verdana" w:eastAsia="SimSun" w:hAnsi="Verdana" w:cs="Times New Roman"/>
      <w:color w:val="595959" w:themeColor="text1" w:themeTint="A6"/>
      <w:sz w:val="24"/>
      <w:lang w:bidi="en-US"/>
    </w:rPr>
  </w:style>
  <w:style w:type="paragraph" w:customStyle="1" w:styleId="List06">
    <w:name w:val="List06"/>
    <w:basedOn w:val="ListParagraph"/>
    <w:link w:val="List06Char"/>
    <w:rsid w:val="00356129"/>
    <w:pPr>
      <w:numPr>
        <w:ilvl w:val="5"/>
        <w:numId w:val="5"/>
      </w:numPr>
      <w:contextualSpacing w:val="0"/>
    </w:pPr>
  </w:style>
  <w:style w:type="character" w:customStyle="1" w:styleId="List05Char">
    <w:name w:val="List05 Char"/>
    <w:basedOn w:val="ListParagraphChar"/>
    <w:link w:val="List05"/>
    <w:rsid w:val="00356129"/>
    <w:rPr>
      <w:rFonts w:ascii="Verdana" w:eastAsia="SimSun" w:hAnsi="Verdana" w:cs="Times New Roman"/>
      <w:color w:val="595959" w:themeColor="text1" w:themeTint="A6"/>
      <w:sz w:val="24"/>
      <w:lang w:bidi="en-US"/>
    </w:rPr>
  </w:style>
  <w:style w:type="paragraph" w:customStyle="1" w:styleId="List07">
    <w:name w:val="List07"/>
    <w:basedOn w:val="ListParagraph"/>
    <w:link w:val="List07Char"/>
    <w:rsid w:val="00356129"/>
    <w:pPr>
      <w:numPr>
        <w:ilvl w:val="6"/>
        <w:numId w:val="5"/>
      </w:numPr>
      <w:contextualSpacing w:val="0"/>
    </w:pPr>
  </w:style>
  <w:style w:type="character" w:customStyle="1" w:styleId="List06Char">
    <w:name w:val="List06 Char"/>
    <w:basedOn w:val="ListParagraphChar"/>
    <w:link w:val="List06"/>
    <w:rsid w:val="00356129"/>
    <w:rPr>
      <w:rFonts w:ascii="Verdana" w:eastAsia="SimSun" w:hAnsi="Verdana" w:cs="Times New Roman"/>
      <w:color w:val="595959" w:themeColor="text1" w:themeTint="A6"/>
      <w:sz w:val="24"/>
      <w:lang w:bidi="en-US"/>
    </w:rPr>
  </w:style>
  <w:style w:type="paragraph" w:customStyle="1" w:styleId="List08">
    <w:name w:val="List08"/>
    <w:basedOn w:val="ListParagraph"/>
    <w:link w:val="List08Char"/>
    <w:rsid w:val="00356129"/>
    <w:pPr>
      <w:numPr>
        <w:ilvl w:val="7"/>
        <w:numId w:val="5"/>
      </w:numPr>
      <w:contextualSpacing w:val="0"/>
    </w:pPr>
  </w:style>
  <w:style w:type="character" w:customStyle="1" w:styleId="List07Char">
    <w:name w:val="List07 Char"/>
    <w:basedOn w:val="ListParagraphChar"/>
    <w:link w:val="List07"/>
    <w:rsid w:val="00356129"/>
    <w:rPr>
      <w:rFonts w:ascii="Verdana" w:eastAsia="SimSun" w:hAnsi="Verdana" w:cs="Times New Roman"/>
      <w:color w:val="595959" w:themeColor="text1" w:themeTint="A6"/>
      <w:sz w:val="24"/>
      <w:lang w:bidi="en-US"/>
    </w:rPr>
  </w:style>
  <w:style w:type="paragraph" w:customStyle="1" w:styleId="List09">
    <w:name w:val="List09"/>
    <w:basedOn w:val="ListParagraph"/>
    <w:link w:val="List09Char"/>
    <w:rsid w:val="00356129"/>
    <w:pPr>
      <w:numPr>
        <w:ilvl w:val="8"/>
        <w:numId w:val="5"/>
      </w:numPr>
      <w:contextualSpacing w:val="0"/>
    </w:pPr>
  </w:style>
  <w:style w:type="character" w:customStyle="1" w:styleId="List08Char">
    <w:name w:val="List08 Char"/>
    <w:basedOn w:val="ListParagraphChar"/>
    <w:link w:val="List08"/>
    <w:rsid w:val="00356129"/>
    <w:rPr>
      <w:rFonts w:ascii="Verdana" w:eastAsia="SimSun" w:hAnsi="Verdana" w:cs="Times New Roman"/>
      <w:color w:val="595959" w:themeColor="text1" w:themeTint="A6"/>
      <w:sz w:val="24"/>
      <w:lang w:bidi="en-US"/>
    </w:rPr>
  </w:style>
  <w:style w:type="paragraph" w:customStyle="1" w:styleId="TableTitle">
    <w:name w:val="Table Title"/>
    <w:basedOn w:val="Normal"/>
    <w:link w:val="TableTitleChar"/>
    <w:uiPriority w:val="99"/>
    <w:qFormat/>
    <w:rsid w:val="00A15416"/>
    <w:pPr>
      <w:autoSpaceDE w:val="0"/>
      <w:autoSpaceDN w:val="0"/>
      <w:adjustRightInd w:val="0"/>
      <w:spacing w:after="0"/>
    </w:pPr>
    <w:rPr>
      <w:b/>
      <w:color w:val="FFFFFF" w:themeColor="background1"/>
      <w:sz w:val="16"/>
      <w:szCs w:val="16"/>
    </w:rPr>
  </w:style>
  <w:style w:type="character" w:customStyle="1" w:styleId="List09Char">
    <w:name w:val="List09 Char"/>
    <w:basedOn w:val="ListParagraphChar"/>
    <w:link w:val="List09"/>
    <w:rsid w:val="00356129"/>
    <w:rPr>
      <w:rFonts w:ascii="Verdana" w:eastAsia="SimSun" w:hAnsi="Verdana" w:cs="Times New Roman"/>
      <w:color w:val="595959" w:themeColor="text1" w:themeTint="A6"/>
      <w:sz w:val="24"/>
      <w:lang w:bidi="en-US"/>
    </w:rPr>
  </w:style>
  <w:style w:type="character" w:customStyle="1" w:styleId="TableTitleChar">
    <w:name w:val="Table Title Char"/>
    <w:basedOn w:val="DefaultParagraphFont"/>
    <w:link w:val="TableTitle"/>
    <w:uiPriority w:val="99"/>
    <w:rsid w:val="00A15416"/>
    <w:rPr>
      <w:rFonts w:ascii="Arial Narrow" w:eastAsia="SimSun" w:hAnsi="Arial Narrow" w:cs="Times New Roman"/>
      <w:b/>
      <w:color w:val="FFFFFF" w:themeColor="background1"/>
      <w:sz w:val="16"/>
      <w:szCs w:val="16"/>
      <w:lang w:bidi="en-US"/>
    </w:rPr>
  </w:style>
  <w:style w:type="paragraph" w:customStyle="1" w:styleId="Heading40">
    <w:name w:val="Heading_4"/>
    <w:basedOn w:val="Heading4"/>
    <w:link w:val="Heading4Char0"/>
    <w:rsid w:val="00B15356"/>
    <w:pPr>
      <w:keepLines w:val="0"/>
      <w:spacing w:before="0" w:after="120"/>
    </w:pPr>
    <w:rPr>
      <w:rFonts w:ascii="Verdana" w:hAnsi="Verdana"/>
      <w:i w:val="0"/>
      <w:color w:val="595959" w:themeColor="text1" w:themeTint="A6"/>
    </w:rPr>
  </w:style>
  <w:style w:type="paragraph" w:customStyle="1" w:styleId="Heading50">
    <w:name w:val="Heading_5"/>
    <w:basedOn w:val="Normal"/>
    <w:next w:val="Heading4"/>
    <w:link w:val="Heading5Char0"/>
    <w:qFormat/>
    <w:rsid w:val="00DE4AB1"/>
    <w:pPr>
      <w:keepNext/>
    </w:pPr>
    <w:rPr>
      <w:i/>
    </w:rPr>
  </w:style>
  <w:style w:type="character" w:customStyle="1" w:styleId="Heading4Char0">
    <w:name w:val="Heading_4 Char"/>
    <w:basedOn w:val="DefaultParagraphFont"/>
    <w:link w:val="Heading40"/>
    <w:rsid w:val="00B15356"/>
    <w:rPr>
      <w:rFonts w:ascii="Verdana" w:eastAsiaTheme="majorEastAsia" w:hAnsi="Verdana" w:cstheme="majorBidi"/>
      <w:b/>
      <w:bCs/>
      <w:iCs/>
      <w:color w:val="595959" w:themeColor="text1" w:themeTint="A6"/>
      <w:sz w:val="24"/>
      <w:lang w:bidi="en-US"/>
    </w:rPr>
  </w:style>
  <w:style w:type="character" w:customStyle="1" w:styleId="Heading5Char0">
    <w:name w:val="Heading_5 Char"/>
    <w:basedOn w:val="DefaultParagraphFont"/>
    <w:link w:val="Heading50"/>
    <w:rsid w:val="00DE4AB1"/>
    <w:rPr>
      <w:rFonts w:ascii="Arial Narrow" w:eastAsia="SimSun" w:hAnsi="Arial Narrow" w:cs="Times New Roman"/>
      <w:i/>
      <w:sz w:val="20"/>
      <w:lang w:bidi="en-US"/>
    </w:rPr>
  </w:style>
  <w:style w:type="character" w:customStyle="1" w:styleId="Heading4Char">
    <w:name w:val="Heading 4 Char"/>
    <w:basedOn w:val="DefaultParagraphFont"/>
    <w:link w:val="Heading4"/>
    <w:uiPriority w:val="9"/>
    <w:semiHidden/>
    <w:rsid w:val="00E0227C"/>
    <w:rPr>
      <w:rFonts w:asciiTheme="majorHAnsi" w:eastAsiaTheme="majorEastAsia" w:hAnsiTheme="majorHAnsi" w:cstheme="majorBidi"/>
      <w:b/>
      <w:bCs/>
      <w:i/>
      <w:iCs/>
      <w:color w:val="4F81BD" w:themeColor="accent1"/>
      <w:sz w:val="20"/>
      <w:lang w:bidi="en-US"/>
    </w:rPr>
  </w:style>
  <w:style w:type="character" w:customStyle="1" w:styleId="Heading5Char">
    <w:name w:val="Heading 5 Char"/>
    <w:basedOn w:val="DefaultParagraphFont"/>
    <w:link w:val="Heading5"/>
    <w:uiPriority w:val="9"/>
    <w:semiHidden/>
    <w:rsid w:val="00E0227C"/>
    <w:rPr>
      <w:rFonts w:asciiTheme="majorHAnsi" w:eastAsiaTheme="majorEastAsia" w:hAnsiTheme="majorHAnsi" w:cstheme="majorBidi"/>
      <w:color w:val="243F60" w:themeColor="accent1" w:themeShade="7F"/>
      <w:sz w:val="20"/>
      <w:lang w:bidi="en-US"/>
    </w:rPr>
  </w:style>
  <w:style w:type="paragraph" w:customStyle="1" w:styleId="ContentTextBold">
    <w:name w:val="Content_Text_Bold"/>
    <w:basedOn w:val="Normal"/>
    <w:link w:val="ContentTextBoldChar"/>
    <w:qFormat/>
    <w:rsid w:val="00DE4AB1"/>
    <w:rPr>
      <w:b/>
    </w:rPr>
  </w:style>
  <w:style w:type="character" w:customStyle="1" w:styleId="ContentTextBoldChar">
    <w:name w:val="Content_Text_Bold Char"/>
    <w:basedOn w:val="DefaultParagraphFont"/>
    <w:link w:val="ContentTextBold"/>
    <w:rsid w:val="00DE4AB1"/>
    <w:rPr>
      <w:rFonts w:ascii="Arial Narrow" w:eastAsia="SimSun" w:hAnsi="Arial Narrow" w:cs="Times New Roman"/>
      <w:b/>
      <w:sz w:val="20"/>
      <w:lang w:bidi="en-US"/>
    </w:rPr>
  </w:style>
  <w:style w:type="numbering" w:customStyle="1" w:styleId="IPVSList">
    <w:name w:val="IPVS_List"/>
    <w:uiPriority w:val="99"/>
    <w:rsid w:val="00346BE3"/>
    <w:pPr>
      <w:numPr>
        <w:numId w:val="6"/>
      </w:numPr>
    </w:pPr>
  </w:style>
  <w:style w:type="numbering" w:customStyle="1" w:styleId="IPVSBullet">
    <w:name w:val="IPVS_Bullet"/>
    <w:rsid w:val="009A41DE"/>
    <w:pPr>
      <w:numPr>
        <w:numId w:val="7"/>
      </w:numPr>
    </w:pPr>
  </w:style>
  <w:style w:type="paragraph" w:customStyle="1" w:styleId="Tabletext">
    <w:name w:val="Table text"/>
    <w:basedOn w:val="Normal"/>
    <w:link w:val="TabletextChar"/>
    <w:uiPriority w:val="99"/>
    <w:qFormat/>
    <w:rsid w:val="001F787F"/>
    <w:pPr>
      <w:autoSpaceDE w:val="0"/>
      <w:autoSpaceDN w:val="0"/>
      <w:adjustRightInd w:val="0"/>
      <w:contextualSpacing/>
    </w:pPr>
    <w:rPr>
      <w:sz w:val="16"/>
      <w:szCs w:val="18"/>
    </w:rPr>
  </w:style>
  <w:style w:type="paragraph" w:styleId="TOC4">
    <w:name w:val="toc 4"/>
    <w:basedOn w:val="Normal"/>
    <w:next w:val="Normal"/>
    <w:autoRedefine/>
    <w:uiPriority w:val="39"/>
    <w:unhideWhenUsed/>
    <w:rsid w:val="0067453F"/>
    <w:pPr>
      <w:tabs>
        <w:tab w:val="right" w:leader="dot" w:pos="9864"/>
      </w:tabs>
      <w:spacing w:after="100"/>
      <w:ind w:left="600"/>
    </w:pPr>
    <w:rPr>
      <w:sz w:val="16"/>
    </w:rPr>
  </w:style>
  <w:style w:type="paragraph" w:styleId="TOC5">
    <w:name w:val="toc 5"/>
    <w:basedOn w:val="Normal"/>
    <w:next w:val="Normal"/>
    <w:autoRedefine/>
    <w:uiPriority w:val="39"/>
    <w:unhideWhenUsed/>
    <w:rsid w:val="0067453F"/>
    <w:pPr>
      <w:tabs>
        <w:tab w:val="right" w:leader="dot" w:pos="9864"/>
      </w:tabs>
      <w:spacing w:after="100"/>
      <w:ind w:left="800"/>
    </w:pPr>
    <w:rPr>
      <w:i/>
      <w:sz w:val="16"/>
    </w:rPr>
  </w:style>
  <w:style w:type="character" w:customStyle="1" w:styleId="TabletextChar">
    <w:name w:val="Table text Char"/>
    <w:basedOn w:val="DefaultParagraphFont"/>
    <w:link w:val="Tabletext"/>
    <w:uiPriority w:val="99"/>
    <w:rsid w:val="001F787F"/>
    <w:rPr>
      <w:rFonts w:ascii="Arial Narrow" w:eastAsia="SimSun" w:hAnsi="Arial Narrow" w:cs="Times New Roman"/>
      <w:sz w:val="16"/>
      <w:szCs w:val="18"/>
      <w:lang w:bidi="en-US"/>
    </w:rPr>
  </w:style>
  <w:style w:type="character" w:styleId="Strong">
    <w:name w:val="Strong"/>
    <w:basedOn w:val="DefaultParagraphFont"/>
    <w:uiPriority w:val="99"/>
    <w:rsid w:val="000A250F"/>
    <w:rPr>
      <w:b/>
      <w:bCs/>
    </w:rPr>
  </w:style>
  <w:style w:type="paragraph" w:customStyle="1" w:styleId="Note">
    <w:name w:val="Note"/>
    <w:basedOn w:val="Normal"/>
    <w:link w:val="NoteChar"/>
    <w:autoRedefine/>
    <w:qFormat/>
    <w:rsid w:val="00B20B11"/>
    <w:pPr>
      <w:pBdr>
        <w:top w:val="single" w:sz="4" w:space="1" w:color="808080" w:themeColor="background1" w:themeShade="80"/>
        <w:bottom w:val="single" w:sz="4" w:space="1" w:color="808080" w:themeColor="background1" w:themeShade="80"/>
      </w:pBdr>
      <w:spacing w:after="100"/>
    </w:pPr>
    <w:rPr>
      <w:color w:val="808080" w:themeColor="background1" w:themeShade="80"/>
      <w:sz w:val="22"/>
    </w:rPr>
  </w:style>
  <w:style w:type="character" w:customStyle="1" w:styleId="NoteChar">
    <w:name w:val="Note Char"/>
    <w:basedOn w:val="DefaultParagraphFont"/>
    <w:link w:val="Note"/>
    <w:rsid w:val="00B20B11"/>
    <w:rPr>
      <w:rFonts w:ascii="Verdana" w:eastAsia="SimSun" w:hAnsi="Verdana" w:cs="Times New Roman"/>
      <w:color w:val="808080" w:themeColor="background1" w:themeShade="80"/>
      <w:lang w:bidi="en-US"/>
    </w:rPr>
  </w:style>
  <w:style w:type="paragraph" w:customStyle="1" w:styleId="p2">
    <w:name w:val="p_2"/>
    <w:rsid w:val="00D0381D"/>
    <w:pPr>
      <w:spacing w:before="268" w:after="268" w:line="240" w:lineRule="auto"/>
    </w:pPr>
    <w:rPr>
      <w:rFonts w:ascii="Times New Roman" w:eastAsia="Times New Roman" w:hAnsi="Times New Roman" w:cs="Times New Roman"/>
      <w:sz w:val="24"/>
      <w:szCs w:val="20"/>
    </w:rPr>
  </w:style>
  <w:style w:type="paragraph" w:customStyle="1" w:styleId="tdTableStyleBasicBody00RowEndColSep">
    <w:name w:val="td_TableStyle_Basic_Body_0_0_RowEnd_ColSep"/>
    <w:rsid w:val="00D0381D"/>
    <w:pPr>
      <w:spacing w:after="0" w:line="240" w:lineRule="auto"/>
    </w:pPr>
    <w:rPr>
      <w:rFonts w:ascii="Microsoft Sans Serif" w:eastAsia="Times New Roman" w:hAnsi="Microsoft Sans Serif" w:cs="Microsoft Sans Serif"/>
      <w:sz w:val="24"/>
      <w:szCs w:val="20"/>
    </w:rPr>
  </w:style>
  <w:style w:type="paragraph" w:customStyle="1" w:styleId="tdTableStyleBasicBody00RowEndColEnd">
    <w:name w:val="td_TableStyle_Basic_Body_0_0_RowEnd_ColEnd"/>
    <w:rsid w:val="00D0381D"/>
    <w:pPr>
      <w:spacing w:after="0" w:line="240" w:lineRule="auto"/>
    </w:pPr>
    <w:rPr>
      <w:rFonts w:ascii="Microsoft Sans Serif" w:eastAsia="Times New Roman" w:hAnsi="Microsoft Sans Serif" w:cs="Microsoft Sans Serif"/>
      <w:sz w:val="24"/>
      <w:szCs w:val="20"/>
    </w:rPr>
  </w:style>
  <w:style w:type="paragraph" w:customStyle="1" w:styleId="li">
    <w:name w:val="li"/>
    <w:rsid w:val="00D0381D"/>
    <w:pPr>
      <w:spacing w:after="0" w:line="240" w:lineRule="auto"/>
      <w:ind w:left="600"/>
    </w:pPr>
    <w:rPr>
      <w:rFonts w:ascii="Times New Roman" w:eastAsia="Times New Roman" w:hAnsi="Times New Roman" w:cs="Times New Roman"/>
      <w:sz w:val="24"/>
      <w:szCs w:val="20"/>
    </w:rPr>
  </w:style>
  <w:style w:type="paragraph" w:customStyle="1" w:styleId="p6">
    <w:name w:val="p_6"/>
    <w:rsid w:val="00D0381D"/>
    <w:pPr>
      <w:spacing w:before="403" w:after="403" w:line="240" w:lineRule="auto"/>
    </w:pPr>
    <w:rPr>
      <w:rFonts w:ascii="Times New Roman" w:eastAsia="Times New Roman" w:hAnsi="Times New Roman" w:cs="Times New Roman"/>
      <w:sz w:val="36"/>
      <w:szCs w:val="20"/>
    </w:rPr>
  </w:style>
  <w:style w:type="paragraph" w:customStyle="1" w:styleId="h1nonumber">
    <w:name w:val="h1_nonumber"/>
    <w:rsid w:val="00D0381D"/>
    <w:pPr>
      <w:keepNext/>
      <w:keepLines/>
      <w:pageBreakBefore/>
      <w:spacing w:before="321" w:after="321" w:line="240" w:lineRule="auto"/>
    </w:pPr>
    <w:rPr>
      <w:rFonts w:ascii="Arial Narrow" w:eastAsia="Times New Roman" w:hAnsi="Arial Narrow" w:cs="Arial Narrow"/>
      <w:b/>
      <w:sz w:val="48"/>
      <w:szCs w:val="20"/>
    </w:rPr>
  </w:style>
  <w:style w:type="paragraph" w:customStyle="1" w:styleId="h2">
    <w:name w:val="h2"/>
    <w:rsid w:val="00D0381D"/>
    <w:pPr>
      <w:keepNext/>
      <w:keepLines/>
      <w:spacing w:before="270" w:after="270" w:line="240" w:lineRule="auto"/>
    </w:pPr>
    <w:rPr>
      <w:rFonts w:ascii="Arial Narrow" w:eastAsia="Times New Roman" w:hAnsi="Arial Narrow" w:cs="Arial Narrow"/>
      <w:b/>
      <w:color w:val="365F91"/>
      <w:sz w:val="36"/>
      <w:szCs w:val="20"/>
    </w:rPr>
  </w:style>
  <w:style w:type="paragraph" w:customStyle="1" w:styleId="h3">
    <w:name w:val="h3"/>
    <w:rsid w:val="00D0381D"/>
    <w:pPr>
      <w:keepNext/>
      <w:keepLines/>
      <w:spacing w:before="233" w:after="233" w:line="240" w:lineRule="auto"/>
    </w:pPr>
    <w:rPr>
      <w:rFonts w:ascii="Arial Narrow" w:eastAsia="Times New Roman" w:hAnsi="Arial Narrow" w:cs="Arial Narrow"/>
      <w:b/>
      <w:sz w:val="28"/>
      <w:szCs w:val="20"/>
    </w:rPr>
  </w:style>
  <w:style w:type="character" w:customStyle="1" w:styleId="b">
    <w:name w:val="b"/>
    <w:rsid w:val="00D0381D"/>
    <w:rPr>
      <w:b/>
      <w:color w:val="000000"/>
      <w:sz w:val="24"/>
    </w:rPr>
  </w:style>
  <w:style w:type="paragraph" w:customStyle="1" w:styleId="pNavigateTo">
    <w:name w:val="p_NavigateTo"/>
    <w:rsid w:val="00D0381D"/>
    <w:pPr>
      <w:spacing w:before="268" w:after="268" w:line="240" w:lineRule="auto"/>
      <w:ind w:left="600"/>
    </w:pPr>
    <w:rPr>
      <w:rFonts w:ascii="Arial Narrow" w:eastAsia="Times New Roman" w:hAnsi="Arial Narrow" w:cs="Arial Narrow"/>
      <w:i/>
      <w:color w:val="006400"/>
      <w:sz w:val="24"/>
      <w:szCs w:val="20"/>
    </w:rPr>
  </w:style>
  <w:style w:type="paragraph" w:customStyle="1" w:styleId="li1">
    <w:name w:val="li_1"/>
    <w:rsid w:val="00D0381D"/>
    <w:pPr>
      <w:spacing w:after="0" w:line="240" w:lineRule="auto"/>
      <w:ind w:left="1200"/>
    </w:pPr>
    <w:rPr>
      <w:rFonts w:ascii="Times New Roman" w:eastAsia="Times New Roman" w:hAnsi="Times New Roman" w:cs="Times New Roman"/>
      <w:sz w:val="24"/>
      <w:szCs w:val="20"/>
    </w:rPr>
  </w:style>
  <w:style w:type="paragraph" w:customStyle="1" w:styleId="pNavigateTo1">
    <w:name w:val="p_NavigateTo_1"/>
    <w:rsid w:val="00D0381D"/>
    <w:pPr>
      <w:spacing w:before="268" w:after="268" w:line="240" w:lineRule="auto"/>
    </w:pPr>
    <w:rPr>
      <w:rFonts w:ascii="Arial Narrow" w:eastAsia="Times New Roman" w:hAnsi="Arial Narrow" w:cs="Arial Narrow"/>
      <w:i/>
      <w:color w:val="006400"/>
      <w:sz w:val="24"/>
      <w:szCs w:val="20"/>
    </w:rPr>
  </w:style>
  <w:style w:type="paragraph" w:customStyle="1" w:styleId="pNote">
    <w:name w:val="p_Note"/>
    <w:rsid w:val="00D0381D"/>
    <w:pPr>
      <w:pBdr>
        <w:top w:val="single" w:sz="8" w:space="0" w:color="000000"/>
        <w:bottom w:val="single" w:sz="8" w:space="0" w:color="000000"/>
      </w:pBdr>
      <w:spacing w:before="120" w:after="240" w:line="240" w:lineRule="auto"/>
    </w:pPr>
    <w:rPr>
      <w:rFonts w:ascii="Arial Narrow" w:eastAsia="Times New Roman" w:hAnsi="Arial Narrow" w:cs="Arial Narrow"/>
      <w:color w:val="000080"/>
      <w:szCs w:val="20"/>
    </w:rPr>
  </w:style>
  <w:style w:type="paragraph" w:customStyle="1" w:styleId="h4">
    <w:name w:val="h4"/>
    <w:rsid w:val="00D0381D"/>
    <w:pPr>
      <w:keepNext/>
      <w:keepLines/>
      <w:spacing w:before="258" w:after="258" w:line="240" w:lineRule="auto"/>
    </w:pPr>
    <w:rPr>
      <w:rFonts w:ascii="Arial Narrow" w:eastAsia="Times New Roman" w:hAnsi="Arial Narrow" w:cs="Arial Narrow"/>
      <w:b/>
      <w:sz w:val="23"/>
      <w:szCs w:val="20"/>
    </w:rPr>
  </w:style>
  <w:style w:type="character" w:customStyle="1" w:styleId="xrefTOCPageNumber">
    <w:name w:val="xref_TOCPageNumber"/>
    <w:rsid w:val="00D0381D"/>
    <w:rPr>
      <w:rFonts w:ascii="inherit" w:hAnsi="inherit" w:cs="inherit"/>
      <w:i/>
      <w:color w:val="000000"/>
      <w:sz w:val="24"/>
    </w:rPr>
  </w:style>
  <w:style w:type="character" w:customStyle="1" w:styleId="i">
    <w:name w:val="i"/>
    <w:rsid w:val="00D0381D"/>
    <w:rPr>
      <w:i/>
      <w:color w:val="000000"/>
      <w:sz w:val="24"/>
    </w:rPr>
  </w:style>
  <w:style w:type="paragraph" w:customStyle="1" w:styleId="h3nonumber">
    <w:name w:val="h3_nonumber"/>
    <w:rsid w:val="00D0381D"/>
    <w:pPr>
      <w:keepNext/>
      <w:keepLines/>
      <w:spacing w:before="233" w:after="233" w:line="240" w:lineRule="auto"/>
    </w:pPr>
    <w:rPr>
      <w:rFonts w:ascii="Arial Narrow" w:eastAsia="Times New Roman" w:hAnsi="Arial Narrow" w:cs="Arial Narrow"/>
      <w:b/>
      <w:sz w:val="28"/>
      <w:szCs w:val="20"/>
    </w:rPr>
  </w:style>
  <w:style w:type="paragraph" w:customStyle="1" w:styleId="p7">
    <w:name w:val="p_7"/>
    <w:rsid w:val="00D0381D"/>
    <w:pPr>
      <w:spacing w:before="268" w:after="268" w:line="240" w:lineRule="auto"/>
      <w:ind w:left="600"/>
    </w:pPr>
    <w:rPr>
      <w:rFonts w:ascii="Times New Roman" w:eastAsia="Times New Roman" w:hAnsi="Times New Roman" w:cs="Times New Roman"/>
      <w:sz w:val="24"/>
      <w:szCs w:val="20"/>
    </w:rPr>
  </w:style>
  <w:style w:type="paragraph" w:customStyle="1" w:styleId="li2">
    <w:name w:val="li_2"/>
    <w:rsid w:val="00D0381D"/>
    <w:pPr>
      <w:spacing w:after="0" w:line="240" w:lineRule="auto"/>
      <w:ind w:left="1800"/>
    </w:pPr>
    <w:rPr>
      <w:rFonts w:ascii="Times New Roman" w:eastAsia="Times New Roman" w:hAnsi="Times New Roman" w:cs="Times New Roman"/>
      <w:sz w:val="24"/>
      <w:szCs w:val="20"/>
    </w:rPr>
  </w:style>
  <w:style w:type="paragraph" w:customStyle="1" w:styleId="li3">
    <w:name w:val="li_3"/>
    <w:rsid w:val="00D0381D"/>
    <w:pPr>
      <w:spacing w:after="0" w:line="240" w:lineRule="auto"/>
      <w:ind w:left="2400"/>
    </w:pPr>
    <w:rPr>
      <w:rFonts w:ascii="Times New Roman" w:eastAsia="Times New Roman" w:hAnsi="Times New Roman" w:cs="Times New Roman"/>
      <w:sz w:val="24"/>
      <w:szCs w:val="20"/>
    </w:rPr>
  </w:style>
  <w:style w:type="paragraph" w:customStyle="1" w:styleId="pNote1">
    <w:name w:val="p_Note_1"/>
    <w:rsid w:val="00D0381D"/>
    <w:pPr>
      <w:pBdr>
        <w:top w:val="single" w:sz="8" w:space="0" w:color="000000"/>
        <w:bottom w:val="single" w:sz="8" w:space="0" w:color="000000"/>
      </w:pBdr>
      <w:spacing w:before="120" w:after="240" w:line="240" w:lineRule="auto"/>
      <w:ind w:left="600"/>
    </w:pPr>
    <w:rPr>
      <w:rFonts w:ascii="Arial Narrow" w:eastAsia="Times New Roman" w:hAnsi="Arial Narrow" w:cs="Arial Narrow"/>
      <w:color w:val="000080"/>
      <w:szCs w:val="20"/>
    </w:rPr>
  </w:style>
  <w:style w:type="character" w:customStyle="1" w:styleId="xrefTOCPageNumber1">
    <w:name w:val="xref_TOCPageNumber_1"/>
    <w:rsid w:val="00D0381D"/>
    <w:rPr>
      <w:rFonts w:ascii="inherit" w:hAnsi="inherit" w:cs="inherit"/>
      <w:i/>
      <w:color w:val="000080"/>
      <w:sz w:val="22"/>
    </w:rPr>
  </w:style>
  <w:style w:type="character" w:customStyle="1" w:styleId="i1">
    <w:name w:val="i_1"/>
    <w:rsid w:val="00D0381D"/>
    <w:rPr>
      <w:i/>
      <w:color w:val="000080"/>
      <w:sz w:val="22"/>
    </w:rPr>
  </w:style>
  <w:style w:type="paragraph" w:customStyle="1" w:styleId="tdTableStyleBasicBody00RowSepColSep">
    <w:name w:val="td_TableStyle_Basic_Body_0_0_RowSep_ColSep"/>
    <w:rsid w:val="00D0381D"/>
    <w:pPr>
      <w:spacing w:after="0" w:line="240" w:lineRule="auto"/>
    </w:pPr>
    <w:rPr>
      <w:rFonts w:ascii="Microsoft Sans Serif" w:eastAsia="Times New Roman" w:hAnsi="Microsoft Sans Serif" w:cs="Microsoft Sans Serif"/>
      <w:sz w:val="24"/>
      <w:szCs w:val="20"/>
    </w:rPr>
  </w:style>
  <w:style w:type="paragraph" w:customStyle="1" w:styleId="tdTableStyleBasicBody00RowSepColEnd">
    <w:name w:val="td_TableStyle_Basic_Body_0_0_RowSep_ColEnd"/>
    <w:rsid w:val="00D0381D"/>
    <w:pPr>
      <w:spacing w:after="0" w:line="240" w:lineRule="auto"/>
    </w:pPr>
    <w:rPr>
      <w:rFonts w:ascii="Microsoft Sans Serif" w:eastAsia="Times New Roman" w:hAnsi="Microsoft Sans Serif" w:cs="Microsoft Sans Serif"/>
      <w:sz w:val="24"/>
      <w:szCs w:val="20"/>
    </w:rPr>
  </w:style>
  <w:style w:type="paragraph" w:customStyle="1" w:styleId="p8">
    <w:name w:val="p_8"/>
    <w:rsid w:val="00D0381D"/>
    <w:pPr>
      <w:spacing w:before="268" w:after="268" w:line="240" w:lineRule="auto"/>
    </w:pPr>
    <w:rPr>
      <w:rFonts w:ascii="Microsoft Sans Serif" w:eastAsia="Times New Roman" w:hAnsi="Microsoft Sans Serif" w:cs="Microsoft Sans Serif"/>
      <w:sz w:val="24"/>
      <w:szCs w:val="20"/>
    </w:rPr>
  </w:style>
  <w:style w:type="character" w:customStyle="1" w:styleId="code">
    <w:name w:val="code"/>
    <w:rsid w:val="00D0381D"/>
    <w:rPr>
      <w:rFonts w:ascii="Courier New" w:hAnsi="Courier New" w:cs="Courier New"/>
      <w:color w:val="000000"/>
      <w:sz w:val="22"/>
    </w:rPr>
  </w:style>
  <w:style w:type="paragraph" w:customStyle="1" w:styleId="li4">
    <w:name w:val="li_4"/>
    <w:rsid w:val="00D0381D"/>
    <w:pPr>
      <w:spacing w:after="0" w:line="240" w:lineRule="auto"/>
      <w:ind w:left="1200"/>
    </w:pPr>
    <w:rPr>
      <w:rFonts w:ascii="Times New Roman" w:eastAsia="Times New Roman" w:hAnsi="Times New Roman" w:cs="Times New Roman"/>
      <w:b/>
      <w:sz w:val="24"/>
      <w:szCs w:val="20"/>
    </w:rPr>
  </w:style>
  <w:style w:type="paragraph" w:customStyle="1" w:styleId="p9">
    <w:name w:val="p_9"/>
    <w:rsid w:val="00D0381D"/>
    <w:pPr>
      <w:spacing w:before="268" w:after="268" w:line="240" w:lineRule="auto"/>
      <w:ind w:left="600"/>
    </w:pPr>
    <w:rPr>
      <w:rFonts w:ascii="Times New Roman" w:eastAsia="Times New Roman" w:hAnsi="Times New Roman" w:cs="Times New Roman"/>
      <w:b/>
      <w:sz w:val="24"/>
      <w:szCs w:val="20"/>
    </w:rPr>
  </w:style>
  <w:style w:type="character" w:customStyle="1" w:styleId="u">
    <w:name w:val="u"/>
    <w:rsid w:val="00D0381D"/>
    <w:rPr>
      <w:color w:val="000000"/>
      <w:sz w:val="24"/>
      <w:u w:val="single"/>
    </w:rPr>
  </w:style>
  <w:style w:type="paragraph" w:customStyle="1" w:styleId="pFigCaption">
    <w:name w:val="p_FigCaption"/>
    <w:rsid w:val="00D0381D"/>
    <w:pPr>
      <w:spacing w:before="223" w:after="223" w:line="240" w:lineRule="auto"/>
      <w:jc w:val="center"/>
    </w:pPr>
    <w:rPr>
      <w:rFonts w:ascii="Arial Narrow" w:eastAsia="Times New Roman" w:hAnsi="Arial Narrow" w:cs="Arial Narrow"/>
      <w:b/>
      <w:i/>
      <w:sz w:val="20"/>
      <w:szCs w:val="20"/>
    </w:rPr>
  </w:style>
  <w:style w:type="paragraph" w:customStyle="1" w:styleId="h1">
    <w:name w:val="h1"/>
    <w:rsid w:val="00D0381D"/>
    <w:pPr>
      <w:keepNext/>
      <w:keepLines/>
      <w:pageBreakBefore/>
      <w:spacing w:before="321" w:after="321" w:line="240" w:lineRule="auto"/>
    </w:pPr>
    <w:rPr>
      <w:rFonts w:ascii="Arial Narrow" w:eastAsia="Times New Roman" w:hAnsi="Arial Narrow" w:cs="Arial Narrow"/>
      <w:b/>
      <w:sz w:val="48"/>
      <w:szCs w:val="20"/>
    </w:rPr>
  </w:style>
  <w:style w:type="character" w:customStyle="1" w:styleId="b1">
    <w:name w:val="b_1"/>
    <w:rsid w:val="00D0381D"/>
    <w:rPr>
      <w:b/>
      <w:color w:val="000000"/>
      <w:sz w:val="28"/>
    </w:rPr>
  </w:style>
  <w:style w:type="paragraph" w:customStyle="1" w:styleId="p10">
    <w:name w:val="p_10"/>
    <w:rsid w:val="00D0381D"/>
    <w:pPr>
      <w:spacing w:before="313" w:after="313" w:line="240" w:lineRule="auto"/>
    </w:pPr>
    <w:rPr>
      <w:rFonts w:ascii="Times New Roman" w:eastAsia="Times New Roman" w:hAnsi="Times New Roman" w:cs="Times New Roman"/>
      <w:sz w:val="28"/>
      <w:szCs w:val="20"/>
    </w:rPr>
  </w:style>
  <w:style w:type="paragraph" w:customStyle="1" w:styleId="h3Heading3">
    <w:name w:val="h3_Heading3"/>
    <w:rsid w:val="00D0381D"/>
    <w:pPr>
      <w:keepNext/>
      <w:keepLines/>
      <w:spacing w:before="233" w:after="233" w:line="240" w:lineRule="auto"/>
    </w:pPr>
    <w:rPr>
      <w:rFonts w:ascii="Arial Narrow" w:eastAsia="Times New Roman" w:hAnsi="Arial Narrow" w:cs="Arial Narrow"/>
      <w:b/>
      <w:sz w:val="28"/>
      <w:szCs w:val="20"/>
    </w:rPr>
  </w:style>
  <w:style w:type="paragraph" w:customStyle="1" w:styleId="pFigCaption1">
    <w:name w:val="p_FigCaption_1"/>
    <w:rsid w:val="00D0381D"/>
    <w:pPr>
      <w:spacing w:before="223" w:after="223" w:line="240" w:lineRule="auto"/>
      <w:ind w:left="600"/>
      <w:jc w:val="center"/>
    </w:pPr>
    <w:rPr>
      <w:rFonts w:ascii="Arial Narrow" w:eastAsia="Times New Roman" w:hAnsi="Arial Narrow" w:cs="Arial Narrow"/>
      <w:b/>
      <w:i/>
      <w:sz w:val="20"/>
      <w:szCs w:val="20"/>
    </w:rPr>
  </w:style>
  <w:style w:type="paragraph" w:customStyle="1" w:styleId="pNote2">
    <w:name w:val="p_Note_2"/>
    <w:rsid w:val="00D0381D"/>
    <w:pPr>
      <w:pBdr>
        <w:top w:val="single" w:sz="8" w:space="0" w:color="000000"/>
        <w:bottom w:val="single" w:sz="8" w:space="0" w:color="000000"/>
      </w:pBdr>
      <w:spacing w:before="120" w:after="240" w:line="240" w:lineRule="auto"/>
      <w:ind w:left="1200"/>
    </w:pPr>
    <w:rPr>
      <w:rFonts w:ascii="Arial Narrow" w:eastAsia="Times New Roman" w:hAnsi="Arial Narrow" w:cs="Arial Narrow"/>
      <w:color w:val="000080"/>
      <w:szCs w:val="20"/>
    </w:rPr>
  </w:style>
  <w:style w:type="paragraph" w:customStyle="1" w:styleId="NavigateTo">
    <w:name w:val="NavigateTo"/>
    <w:basedOn w:val="Normal"/>
    <w:link w:val="NavigateToChar"/>
    <w:qFormat/>
    <w:rsid w:val="0019532C"/>
    <w:rPr>
      <w:i/>
      <w:color w:val="627D77"/>
    </w:rPr>
  </w:style>
  <w:style w:type="character" w:customStyle="1" w:styleId="NavigateToChar">
    <w:name w:val="NavigateTo Char"/>
    <w:basedOn w:val="DefaultParagraphFont"/>
    <w:link w:val="NavigateTo"/>
    <w:rsid w:val="0019532C"/>
    <w:rPr>
      <w:rFonts w:ascii="Verdana" w:eastAsia="SimSun" w:hAnsi="Verdana" w:cs="Times New Roman"/>
      <w:i/>
      <w:color w:val="627D77"/>
      <w:sz w:val="24"/>
      <w:lang w:bidi="en-US"/>
    </w:rPr>
  </w:style>
  <w:style w:type="paragraph" w:customStyle="1" w:styleId="TableDiagramHeading">
    <w:name w:val="Table/Diagram Heading"/>
    <w:basedOn w:val="NavigateTo"/>
    <w:link w:val="TableDiagramHeadingChar"/>
    <w:qFormat/>
    <w:rsid w:val="001D2CC5"/>
    <w:pPr>
      <w:jc w:val="center"/>
    </w:pPr>
    <w:rPr>
      <w:color w:val="000000" w:themeColor="text1"/>
      <w:sz w:val="22"/>
    </w:rPr>
  </w:style>
  <w:style w:type="character" w:customStyle="1" w:styleId="TableDiagramHeadingChar">
    <w:name w:val="Table/Diagram Heading Char"/>
    <w:basedOn w:val="NavigateToChar"/>
    <w:link w:val="TableDiagramHeading"/>
    <w:rsid w:val="001D2CC5"/>
    <w:rPr>
      <w:rFonts w:ascii="Verdana" w:eastAsia="SimSun" w:hAnsi="Verdana" w:cs="Times New Roman"/>
      <w:i/>
      <w:color w:val="000000" w:themeColor="text1"/>
      <w:sz w:val="24"/>
      <w:lang w:bidi="en-US"/>
    </w:rPr>
  </w:style>
  <w:style w:type="paragraph" w:styleId="PlainText">
    <w:name w:val="Plain Text"/>
    <w:basedOn w:val="Normal"/>
    <w:link w:val="PlainTextChar"/>
    <w:uiPriority w:val="99"/>
    <w:semiHidden/>
    <w:unhideWhenUsed/>
    <w:rsid w:val="0008124A"/>
    <w:pPr>
      <w:spacing w:after="0"/>
    </w:pPr>
    <w:rPr>
      <w:rFonts w:ascii="Calibri" w:eastAsiaTheme="minorHAnsi" w:hAnsi="Calibri" w:cs="Consolas"/>
      <w:color w:val="auto"/>
      <w:sz w:val="22"/>
      <w:szCs w:val="21"/>
      <w:lang w:bidi="ar-SA"/>
    </w:rPr>
  </w:style>
  <w:style w:type="character" w:customStyle="1" w:styleId="PlainTextChar">
    <w:name w:val="Plain Text Char"/>
    <w:basedOn w:val="DefaultParagraphFont"/>
    <w:link w:val="PlainText"/>
    <w:uiPriority w:val="99"/>
    <w:semiHidden/>
    <w:rsid w:val="0008124A"/>
    <w:rPr>
      <w:rFonts w:ascii="Calibri" w:hAnsi="Calibri" w:cs="Consolas"/>
      <w:szCs w:val="21"/>
    </w:rPr>
  </w:style>
  <w:style w:type="paragraph" w:customStyle="1" w:styleId="p1">
    <w:name w:val="p_1"/>
    <w:rsid w:val="001857D8"/>
    <w:pPr>
      <w:spacing w:before="223" w:after="223" w:line="240" w:lineRule="auto"/>
    </w:pPr>
    <w:rPr>
      <w:rFonts w:ascii="Dax-Regular" w:eastAsia="Dax-Regular" w:hAnsi="Dax-Regular" w:cs="Dax-Regular"/>
      <w:color w:val="6D6E70"/>
      <w:sz w:val="20"/>
      <w:szCs w:val="20"/>
    </w:rPr>
  </w:style>
  <w:style w:type="paragraph" w:customStyle="1" w:styleId="thHeadE-Column1-Header1">
    <w:name w:val="th_HeadE-Column1-Header1"/>
    <w:rsid w:val="001857D8"/>
    <w:pPr>
      <w:spacing w:after="0" w:line="240" w:lineRule="auto"/>
    </w:pPr>
    <w:rPr>
      <w:rFonts w:ascii="Dax-Regular" w:eastAsia="Dax-Regular" w:hAnsi="Dax-Regular" w:cs="Dax-Regular"/>
      <w:b/>
      <w:color w:val="FFFFFF"/>
      <w:sz w:val="20"/>
      <w:szCs w:val="20"/>
    </w:rPr>
  </w:style>
  <w:style w:type="paragraph" w:customStyle="1" w:styleId="thHeadD-Column1-Header1">
    <w:name w:val="th_HeadD-Column1-Header1"/>
    <w:rsid w:val="001857D8"/>
    <w:pPr>
      <w:spacing w:after="0" w:line="240" w:lineRule="auto"/>
    </w:pPr>
    <w:rPr>
      <w:rFonts w:ascii="Dax-Regular" w:eastAsia="Dax-Regular" w:hAnsi="Dax-Regular" w:cs="Dax-Regular"/>
      <w:b/>
      <w:color w:val="FFFFFF"/>
      <w:sz w:val="20"/>
      <w:szCs w:val="20"/>
    </w:rPr>
  </w:style>
  <w:style w:type="paragraph" w:customStyle="1" w:styleId="tdBodyE-Column1-Body1">
    <w:name w:val="td_BodyE-Column1-Body1"/>
    <w:rsid w:val="001857D8"/>
    <w:pPr>
      <w:spacing w:after="0" w:line="240" w:lineRule="auto"/>
    </w:pPr>
    <w:rPr>
      <w:rFonts w:ascii="Dax-Regular" w:eastAsia="Dax-Regular" w:hAnsi="Dax-Regular" w:cs="Dax-Regular"/>
      <w:color w:val="6D6E70"/>
      <w:sz w:val="20"/>
      <w:szCs w:val="20"/>
    </w:rPr>
  </w:style>
  <w:style w:type="paragraph" w:customStyle="1" w:styleId="tdBodyD-Column1-Body1">
    <w:name w:val="td_BodyD-Column1-Body1"/>
    <w:rsid w:val="001857D8"/>
    <w:pPr>
      <w:spacing w:after="0" w:line="240" w:lineRule="auto"/>
    </w:pPr>
    <w:rPr>
      <w:rFonts w:ascii="Dax-Regular" w:eastAsia="Dax-Regular" w:hAnsi="Dax-Regular" w:cs="Dax-Regular"/>
      <w:color w:val="6D6E70"/>
      <w:sz w:val="20"/>
      <w:szCs w:val="20"/>
    </w:rPr>
  </w:style>
  <w:style w:type="paragraph" w:customStyle="1" w:styleId="tdBodyE-Column1-Body2">
    <w:name w:val="td_BodyE-Column1-Body2"/>
    <w:rsid w:val="001857D8"/>
    <w:pPr>
      <w:spacing w:after="0" w:line="240" w:lineRule="auto"/>
    </w:pPr>
    <w:rPr>
      <w:rFonts w:ascii="Dax-Regular" w:eastAsia="Dax-Regular" w:hAnsi="Dax-Regular" w:cs="Dax-Regular"/>
      <w:color w:val="6D6E70"/>
      <w:sz w:val="20"/>
      <w:szCs w:val="20"/>
    </w:rPr>
  </w:style>
  <w:style w:type="paragraph" w:customStyle="1" w:styleId="tdBodyD-Column1-Body2">
    <w:name w:val="td_BodyD-Column1-Body2"/>
    <w:rsid w:val="001857D8"/>
    <w:pPr>
      <w:spacing w:after="0" w:line="240" w:lineRule="auto"/>
    </w:pPr>
    <w:rPr>
      <w:rFonts w:ascii="Dax-Regular" w:eastAsia="Dax-Regular" w:hAnsi="Dax-Regular" w:cs="Dax-Regular"/>
      <w:color w:val="6D6E70"/>
      <w:sz w:val="20"/>
      <w:szCs w:val="20"/>
    </w:rPr>
  </w:style>
  <w:style w:type="paragraph" w:customStyle="1" w:styleId="tdBodyB-Column1-Body1">
    <w:name w:val="td_BodyB-Column1-Body1"/>
    <w:rsid w:val="001857D8"/>
    <w:pPr>
      <w:spacing w:after="0" w:line="240" w:lineRule="auto"/>
    </w:pPr>
    <w:rPr>
      <w:rFonts w:ascii="Dax-Regular" w:eastAsia="Dax-Regular" w:hAnsi="Dax-Regular" w:cs="Dax-Regular"/>
      <w:color w:val="6D6E70"/>
      <w:sz w:val="20"/>
      <w:szCs w:val="20"/>
    </w:rPr>
  </w:style>
  <w:style w:type="paragraph" w:customStyle="1" w:styleId="tdBodyA-Column1-Body1">
    <w:name w:val="td_BodyA-Column1-Body1"/>
    <w:rsid w:val="001857D8"/>
    <w:pPr>
      <w:spacing w:after="0" w:line="240" w:lineRule="auto"/>
    </w:pPr>
    <w:rPr>
      <w:rFonts w:ascii="Dax-Regular" w:eastAsia="Dax-Regular" w:hAnsi="Dax-Regular" w:cs="Dax-Regular"/>
      <w:color w:val="6D6E70"/>
      <w:sz w:val="20"/>
      <w:szCs w:val="20"/>
    </w:rPr>
  </w:style>
  <w:style w:type="paragraph" w:styleId="HTMLPreformatted">
    <w:name w:val="HTML Preformatted"/>
    <w:basedOn w:val="Normal"/>
    <w:link w:val="HTMLPreformattedChar"/>
    <w:uiPriority w:val="99"/>
    <w:semiHidden/>
    <w:unhideWhenUsed/>
    <w:rsid w:val="00E641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color w:val="auto"/>
      <w:sz w:val="20"/>
      <w:szCs w:val="20"/>
      <w:lang w:bidi="ar-SA"/>
    </w:rPr>
  </w:style>
  <w:style w:type="character" w:customStyle="1" w:styleId="HTMLPreformattedChar">
    <w:name w:val="HTML Preformatted Char"/>
    <w:basedOn w:val="DefaultParagraphFont"/>
    <w:link w:val="HTMLPreformatted"/>
    <w:uiPriority w:val="99"/>
    <w:semiHidden/>
    <w:rsid w:val="00E6412B"/>
    <w:rPr>
      <w:rFonts w:ascii="Courier New" w:eastAsia="Times New Roman" w:hAnsi="Courier New" w:cs="Courier New"/>
      <w:sz w:val="20"/>
      <w:szCs w:val="20"/>
    </w:rPr>
  </w:style>
  <w:style w:type="character" w:customStyle="1" w:styleId="c">
    <w:name w:val="c"/>
    <w:basedOn w:val="DefaultParagraphFont"/>
    <w:rsid w:val="00E6412B"/>
  </w:style>
  <w:style w:type="character" w:customStyle="1" w:styleId="nt">
    <w:name w:val="nt"/>
    <w:basedOn w:val="DefaultParagraphFont"/>
    <w:rsid w:val="00E6412B"/>
  </w:style>
  <w:style w:type="character" w:customStyle="1" w:styleId="na">
    <w:name w:val="na"/>
    <w:basedOn w:val="DefaultParagraphFont"/>
    <w:rsid w:val="00E6412B"/>
  </w:style>
  <w:style w:type="character" w:customStyle="1" w:styleId="s">
    <w:name w:val="s"/>
    <w:basedOn w:val="DefaultParagraphFont"/>
    <w:rsid w:val="00E6412B"/>
  </w:style>
  <w:style w:type="paragraph" w:styleId="NormalWeb">
    <w:name w:val="Normal (Web)"/>
    <w:basedOn w:val="Normal"/>
    <w:uiPriority w:val="99"/>
    <w:semiHidden/>
    <w:unhideWhenUsed/>
    <w:rsid w:val="00A867BE"/>
    <w:pPr>
      <w:spacing w:before="100" w:beforeAutospacing="1" w:after="100" w:afterAutospacing="1"/>
    </w:pPr>
    <w:rPr>
      <w:rFonts w:ascii="Times New Roman" w:eastAsia="Times New Roman" w:hAnsi="Times New Roman"/>
      <w:color w:val="auto"/>
      <w:szCs w:val="24"/>
      <w:lang w:bidi="ar-SA"/>
    </w:rPr>
  </w:style>
  <w:style w:type="character" w:styleId="HTMLCode">
    <w:name w:val="HTML Code"/>
    <w:basedOn w:val="DefaultParagraphFont"/>
    <w:uiPriority w:val="99"/>
    <w:semiHidden/>
    <w:unhideWhenUsed/>
    <w:rsid w:val="00A867BE"/>
    <w:rPr>
      <w:rFonts w:ascii="Courier New" w:eastAsia="Times New Roman" w:hAnsi="Courier New" w:cs="Courier New"/>
      <w:sz w:val="20"/>
      <w:szCs w:val="20"/>
    </w:rPr>
  </w:style>
  <w:style w:type="character" w:customStyle="1" w:styleId="nx">
    <w:name w:val="nx"/>
    <w:basedOn w:val="DefaultParagraphFont"/>
    <w:rsid w:val="00A867BE"/>
  </w:style>
  <w:style w:type="character" w:customStyle="1" w:styleId="p">
    <w:name w:val="p"/>
    <w:basedOn w:val="DefaultParagraphFont"/>
    <w:rsid w:val="00A867BE"/>
  </w:style>
  <w:style w:type="character" w:customStyle="1" w:styleId="s2">
    <w:name w:val="s2"/>
    <w:basedOn w:val="DefaultParagraphFont"/>
    <w:rsid w:val="00A867BE"/>
  </w:style>
  <w:style w:type="character" w:customStyle="1" w:styleId="kd">
    <w:name w:val="kd"/>
    <w:basedOn w:val="DefaultParagraphFont"/>
    <w:rsid w:val="00A867BE"/>
  </w:style>
  <w:style w:type="character" w:customStyle="1" w:styleId="c1">
    <w:name w:val="c1"/>
    <w:basedOn w:val="DefaultParagraphFont"/>
    <w:rsid w:val="00A867BE"/>
  </w:style>
  <w:style w:type="character" w:customStyle="1" w:styleId="o">
    <w:name w:val="o"/>
    <w:basedOn w:val="DefaultParagraphFont"/>
    <w:rsid w:val="00AE263B"/>
  </w:style>
  <w:style w:type="character" w:customStyle="1" w:styleId="s1">
    <w:name w:val="s1"/>
    <w:basedOn w:val="DefaultParagraphFont"/>
    <w:rsid w:val="00AE263B"/>
  </w:style>
  <w:style w:type="paragraph" w:customStyle="1" w:styleId="Default">
    <w:name w:val="Default"/>
    <w:rsid w:val="00B152FE"/>
    <w:pPr>
      <w:autoSpaceDE w:val="0"/>
      <w:autoSpaceDN w:val="0"/>
      <w:adjustRightInd w:val="0"/>
      <w:spacing w:after="0" w:line="240" w:lineRule="auto"/>
    </w:pPr>
    <w:rPr>
      <w:rFonts w:ascii="Verdana" w:hAnsi="Verdana" w:cs="Verdana"/>
      <w:color w:val="000000"/>
      <w:sz w:val="24"/>
      <w:szCs w:val="24"/>
    </w:rPr>
  </w:style>
  <w:style w:type="paragraph" w:styleId="Revision">
    <w:name w:val="Revision"/>
    <w:hidden/>
    <w:uiPriority w:val="99"/>
    <w:semiHidden/>
    <w:rsid w:val="00DD04D1"/>
    <w:pPr>
      <w:spacing w:after="0" w:line="240" w:lineRule="auto"/>
    </w:pPr>
    <w:rPr>
      <w:rFonts w:ascii="Verdana" w:eastAsia="SimSun" w:hAnsi="Verdana" w:cs="Times New Roman"/>
      <w:color w:val="595959" w:themeColor="text1" w:themeTint="A6"/>
      <w:sz w:val="24"/>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Subtitle" w:semiHidden="0" w:uiPriority="11" w:unhideWhenUsed="0" w:qFormat="1"/>
    <w:lsdException w:name="Strong" w:semiHidden="0"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aliases w:val="Content text"/>
    <w:qFormat/>
    <w:rsid w:val="00FA1BDD"/>
    <w:pPr>
      <w:spacing w:after="120" w:line="240" w:lineRule="auto"/>
    </w:pPr>
    <w:rPr>
      <w:rFonts w:ascii="Verdana" w:eastAsia="SimSun" w:hAnsi="Verdana" w:cs="Times New Roman"/>
      <w:color w:val="595959" w:themeColor="text1" w:themeTint="A6"/>
      <w:sz w:val="24"/>
      <w:lang w:bidi="en-US"/>
    </w:rPr>
  </w:style>
  <w:style w:type="paragraph" w:styleId="Heading1">
    <w:name w:val="heading 1"/>
    <w:aliases w:val="_Heading 1"/>
    <w:basedOn w:val="NoSpacing"/>
    <w:next w:val="Normal"/>
    <w:link w:val="Heading1Char"/>
    <w:uiPriority w:val="9"/>
    <w:qFormat/>
    <w:rsid w:val="00F07E6E"/>
    <w:pPr>
      <w:outlineLvl w:val="0"/>
    </w:pPr>
  </w:style>
  <w:style w:type="paragraph" w:styleId="Heading2">
    <w:name w:val="heading 2"/>
    <w:basedOn w:val="Heading1"/>
    <w:next w:val="Normal"/>
    <w:link w:val="Heading2Char"/>
    <w:uiPriority w:val="9"/>
    <w:unhideWhenUsed/>
    <w:qFormat/>
    <w:rsid w:val="00F25713"/>
    <w:pPr>
      <w:keepNext/>
      <w:spacing w:after="200"/>
      <w:outlineLvl w:val="1"/>
    </w:pPr>
    <w:rPr>
      <w:color w:val="FF0000"/>
      <w:sz w:val="24"/>
      <w:szCs w:val="28"/>
    </w:rPr>
  </w:style>
  <w:style w:type="paragraph" w:styleId="Heading3">
    <w:name w:val="heading 3"/>
    <w:basedOn w:val="Normal"/>
    <w:next w:val="Normal"/>
    <w:link w:val="Heading3Char"/>
    <w:uiPriority w:val="9"/>
    <w:unhideWhenUsed/>
    <w:qFormat/>
    <w:rsid w:val="00DE4AB1"/>
    <w:pPr>
      <w:keepNext/>
      <w:spacing w:after="160"/>
      <w:outlineLvl w:val="2"/>
    </w:pPr>
    <w:rPr>
      <w:b/>
    </w:rPr>
  </w:style>
  <w:style w:type="paragraph" w:styleId="Heading4">
    <w:name w:val="heading 4"/>
    <w:basedOn w:val="Normal"/>
    <w:next w:val="Normal"/>
    <w:link w:val="Heading4Char"/>
    <w:uiPriority w:val="9"/>
    <w:semiHidden/>
    <w:unhideWhenUsed/>
    <w:rsid w:val="00E0227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0227C"/>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94631"/>
    <w:pPr>
      <w:tabs>
        <w:tab w:val="center" w:pos="4680"/>
        <w:tab w:val="right" w:pos="9360"/>
      </w:tabs>
    </w:pPr>
    <w:rPr>
      <w:rFonts w:asciiTheme="minorHAnsi" w:eastAsiaTheme="minorHAnsi" w:hAnsiTheme="minorHAnsi" w:cstheme="minorBidi"/>
      <w:lang w:bidi="ar-SA"/>
    </w:rPr>
  </w:style>
  <w:style w:type="character" w:customStyle="1" w:styleId="HeaderChar">
    <w:name w:val="Header Char"/>
    <w:basedOn w:val="DefaultParagraphFont"/>
    <w:link w:val="Header"/>
    <w:uiPriority w:val="99"/>
    <w:rsid w:val="00794631"/>
  </w:style>
  <w:style w:type="paragraph" w:styleId="Footer">
    <w:name w:val="footer"/>
    <w:basedOn w:val="Normal"/>
    <w:link w:val="FooterChar"/>
    <w:uiPriority w:val="99"/>
    <w:unhideWhenUsed/>
    <w:rsid w:val="00794631"/>
    <w:pPr>
      <w:tabs>
        <w:tab w:val="center" w:pos="4680"/>
        <w:tab w:val="right" w:pos="9360"/>
      </w:tabs>
    </w:pPr>
    <w:rPr>
      <w:rFonts w:asciiTheme="minorHAnsi" w:eastAsiaTheme="minorHAnsi" w:hAnsiTheme="minorHAnsi" w:cstheme="minorBidi"/>
      <w:lang w:bidi="ar-SA"/>
    </w:rPr>
  </w:style>
  <w:style w:type="character" w:customStyle="1" w:styleId="FooterChar">
    <w:name w:val="Footer Char"/>
    <w:basedOn w:val="DefaultParagraphFont"/>
    <w:link w:val="Footer"/>
    <w:uiPriority w:val="99"/>
    <w:rsid w:val="00794631"/>
  </w:style>
  <w:style w:type="table" w:styleId="TableGrid">
    <w:name w:val="Table Grid"/>
    <w:basedOn w:val="TableNormal"/>
    <w:uiPriority w:val="59"/>
    <w:rsid w:val="007946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94631"/>
    <w:rPr>
      <w:color w:val="0000FF"/>
      <w:u w:val="single"/>
    </w:rPr>
  </w:style>
  <w:style w:type="paragraph" w:styleId="BalloonText">
    <w:name w:val="Balloon Text"/>
    <w:basedOn w:val="Normal"/>
    <w:link w:val="BalloonTextChar"/>
    <w:uiPriority w:val="99"/>
    <w:semiHidden/>
    <w:unhideWhenUsed/>
    <w:rsid w:val="00794631"/>
    <w:rPr>
      <w:rFonts w:ascii="Tahoma" w:hAnsi="Tahoma" w:cs="Tahoma"/>
      <w:sz w:val="16"/>
      <w:szCs w:val="16"/>
    </w:rPr>
  </w:style>
  <w:style w:type="character" w:customStyle="1" w:styleId="BalloonTextChar">
    <w:name w:val="Balloon Text Char"/>
    <w:basedOn w:val="DefaultParagraphFont"/>
    <w:link w:val="BalloonText"/>
    <w:uiPriority w:val="99"/>
    <w:semiHidden/>
    <w:rsid w:val="00794631"/>
    <w:rPr>
      <w:rFonts w:ascii="Tahoma" w:eastAsia="SimSun" w:hAnsi="Tahoma" w:cs="Tahoma"/>
      <w:sz w:val="16"/>
      <w:szCs w:val="16"/>
      <w:lang w:bidi="en-US"/>
    </w:rPr>
  </w:style>
  <w:style w:type="character" w:customStyle="1" w:styleId="Heading1Char">
    <w:name w:val="Heading 1 Char"/>
    <w:aliases w:val="_Heading 1 Char"/>
    <w:basedOn w:val="DefaultParagraphFont"/>
    <w:link w:val="Heading1"/>
    <w:uiPriority w:val="9"/>
    <w:rsid w:val="00F07E6E"/>
    <w:rPr>
      <w:rFonts w:ascii="Arial Narrow" w:eastAsia="SimSun" w:hAnsi="Arial Narrow" w:cs="Times New Roman"/>
      <w:b/>
      <w:sz w:val="36"/>
      <w:szCs w:val="36"/>
      <w:lang w:bidi="en-US"/>
    </w:rPr>
  </w:style>
  <w:style w:type="paragraph" w:styleId="TOCHeading">
    <w:name w:val="TOC Heading"/>
    <w:basedOn w:val="Heading1"/>
    <w:next w:val="Normal"/>
    <w:uiPriority w:val="39"/>
    <w:unhideWhenUsed/>
    <w:qFormat/>
    <w:rsid w:val="00BE2572"/>
    <w:pPr>
      <w:outlineLvl w:val="9"/>
    </w:pPr>
    <w:rPr>
      <w:lang w:bidi="ar-SA"/>
    </w:rPr>
  </w:style>
  <w:style w:type="paragraph" w:styleId="NoSpacing">
    <w:name w:val="No Spacing"/>
    <w:aliases w:val="Body text bold"/>
    <w:basedOn w:val="Normal"/>
    <w:uiPriority w:val="1"/>
    <w:rsid w:val="00D61D7D"/>
    <w:pPr>
      <w:spacing w:after="400"/>
    </w:pPr>
    <w:rPr>
      <w:b/>
      <w:sz w:val="36"/>
      <w:szCs w:val="36"/>
    </w:rPr>
  </w:style>
  <w:style w:type="paragraph" w:styleId="Title">
    <w:name w:val="Title"/>
    <w:basedOn w:val="Normal"/>
    <w:next w:val="Normal"/>
    <w:link w:val="TitleChar"/>
    <w:uiPriority w:val="99"/>
    <w:qFormat/>
    <w:rsid w:val="002A233F"/>
    <w:rPr>
      <w:b/>
      <w:color w:val="FFFFFF" w:themeColor="background1"/>
      <w:sz w:val="36"/>
      <w:szCs w:val="40"/>
    </w:rPr>
  </w:style>
  <w:style w:type="character" w:customStyle="1" w:styleId="TitleChar">
    <w:name w:val="Title Char"/>
    <w:basedOn w:val="DefaultParagraphFont"/>
    <w:link w:val="Title"/>
    <w:uiPriority w:val="99"/>
    <w:rsid w:val="002A233F"/>
    <w:rPr>
      <w:rFonts w:ascii="Verdana" w:eastAsia="SimSun" w:hAnsi="Verdana" w:cs="Times New Roman"/>
      <w:b/>
      <w:color w:val="FFFFFF" w:themeColor="background1"/>
      <w:sz w:val="36"/>
      <w:szCs w:val="40"/>
      <w:lang w:bidi="en-US"/>
    </w:rPr>
  </w:style>
  <w:style w:type="paragraph" w:styleId="TOC1">
    <w:name w:val="toc 1"/>
    <w:basedOn w:val="Normal"/>
    <w:next w:val="Normal"/>
    <w:autoRedefine/>
    <w:uiPriority w:val="39"/>
    <w:unhideWhenUsed/>
    <w:rsid w:val="00362FBB"/>
    <w:pPr>
      <w:tabs>
        <w:tab w:val="right" w:leader="dot" w:pos="9868"/>
      </w:tabs>
      <w:spacing w:after="100"/>
    </w:pPr>
    <w:rPr>
      <w:b/>
      <w:noProof/>
    </w:rPr>
  </w:style>
  <w:style w:type="character" w:customStyle="1" w:styleId="Heading2Char">
    <w:name w:val="Heading 2 Char"/>
    <w:basedOn w:val="DefaultParagraphFont"/>
    <w:link w:val="Heading2"/>
    <w:uiPriority w:val="9"/>
    <w:rsid w:val="00F25713"/>
    <w:rPr>
      <w:rFonts w:ascii="Verdana" w:eastAsia="SimSun" w:hAnsi="Verdana" w:cs="Times New Roman"/>
      <w:b/>
      <w:color w:val="FF0000"/>
      <w:sz w:val="24"/>
      <w:szCs w:val="28"/>
      <w:lang w:bidi="en-US"/>
    </w:rPr>
  </w:style>
  <w:style w:type="character" w:customStyle="1" w:styleId="Heading3Char">
    <w:name w:val="Heading 3 Char"/>
    <w:basedOn w:val="DefaultParagraphFont"/>
    <w:link w:val="Heading3"/>
    <w:uiPriority w:val="9"/>
    <w:rsid w:val="00DE4AB1"/>
    <w:rPr>
      <w:rFonts w:ascii="Arial Narrow" w:eastAsia="SimSun" w:hAnsi="Arial Narrow" w:cs="Times New Roman"/>
      <w:b/>
      <w:sz w:val="24"/>
      <w:lang w:bidi="en-US"/>
    </w:rPr>
  </w:style>
  <w:style w:type="paragraph" w:styleId="TOC2">
    <w:name w:val="toc 2"/>
    <w:basedOn w:val="Normal"/>
    <w:next w:val="Normal"/>
    <w:autoRedefine/>
    <w:uiPriority w:val="39"/>
    <w:unhideWhenUsed/>
    <w:rsid w:val="00F07E6E"/>
    <w:pPr>
      <w:tabs>
        <w:tab w:val="right" w:leader="dot" w:pos="9868"/>
      </w:tabs>
      <w:spacing w:after="100"/>
      <w:ind w:left="220"/>
    </w:pPr>
    <w:rPr>
      <w:noProof/>
      <w:szCs w:val="20"/>
    </w:rPr>
  </w:style>
  <w:style w:type="paragraph" w:styleId="TOC3">
    <w:name w:val="toc 3"/>
    <w:basedOn w:val="Normal"/>
    <w:next w:val="Normal"/>
    <w:autoRedefine/>
    <w:uiPriority w:val="39"/>
    <w:unhideWhenUsed/>
    <w:rsid w:val="00362FBB"/>
    <w:pPr>
      <w:tabs>
        <w:tab w:val="right" w:leader="dot" w:pos="9868"/>
      </w:tabs>
      <w:spacing w:after="100"/>
      <w:ind w:left="440"/>
    </w:pPr>
    <w:rPr>
      <w:b/>
      <w:noProof/>
      <w:sz w:val="16"/>
      <w:szCs w:val="16"/>
    </w:rPr>
  </w:style>
  <w:style w:type="paragraph" w:styleId="Subtitle">
    <w:name w:val="Subtitle"/>
    <w:basedOn w:val="Normal"/>
    <w:next w:val="Normal"/>
    <w:link w:val="SubtitleChar"/>
    <w:uiPriority w:val="11"/>
    <w:qFormat/>
    <w:rsid w:val="00FA1BDD"/>
    <w:rPr>
      <w:b/>
    </w:rPr>
  </w:style>
  <w:style w:type="character" w:customStyle="1" w:styleId="SubtitleChar">
    <w:name w:val="Subtitle Char"/>
    <w:basedOn w:val="DefaultParagraphFont"/>
    <w:link w:val="Subtitle"/>
    <w:uiPriority w:val="11"/>
    <w:rsid w:val="00FA1BDD"/>
    <w:rPr>
      <w:rFonts w:ascii="Verdana" w:eastAsia="SimSun" w:hAnsi="Verdana" w:cs="Times New Roman"/>
      <w:b/>
      <w:color w:val="595959" w:themeColor="text1" w:themeTint="A6"/>
      <w:sz w:val="24"/>
      <w:lang w:bidi="en-US"/>
    </w:rPr>
  </w:style>
  <w:style w:type="paragraph" w:styleId="ListParagraph">
    <w:name w:val="List Paragraph"/>
    <w:basedOn w:val="Normal"/>
    <w:link w:val="ListParagraphChar"/>
    <w:uiPriority w:val="99"/>
    <w:qFormat/>
    <w:rsid w:val="000F3C2C"/>
    <w:pPr>
      <w:ind w:left="720"/>
      <w:contextualSpacing/>
    </w:pPr>
  </w:style>
  <w:style w:type="paragraph" w:styleId="DocumentMap">
    <w:name w:val="Document Map"/>
    <w:basedOn w:val="Normal"/>
    <w:link w:val="DocumentMapChar"/>
    <w:uiPriority w:val="99"/>
    <w:semiHidden/>
    <w:unhideWhenUsed/>
    <w:rsid w:val="004650B5"/>
    <w:rPr>
      <w:rFonts w:ascii="Tahoma" w:hAnsi="Tahoma" w:cs="Tahoma"/>
      <w:sz w:val="16"/>
      <w:szCs w:val="16"/>
    </w:rPr>
  </w:style>
  <w:style w:type="character" w:customStyle="1" w:styleId="DocumentMapChar">
    <w:name w:val="Document Map Char"/>
    <w:basedOn w:val="DefaultParagraphFont"/>
    <w:link w:val="DocumentMap"/>
    <w:uiPriority w:val="99"/>
    <w:semiHidden/>
    <w:rsid w:val="004650B5"/>
    <w:rPr>
      <w:rFonts w:ascii="Tahoma" w:eastAsia="SimSun" w:hAnsi="Tahoma" w:cs="Tahoma"/>
      <w:sz w:val="16"/>
      <w:szCs w:val="16"/>
      <w:lang w:bidi="en-US"/>
    </w:rPr>
  </w:style>
  <w:style w:type="paragraph" w:customStyle="1" w:styleId="Coverfooter">
    <w:name w:val="Cover_footer"/>
    <w:basedOn w:val="Normal"/>
    <w:link w:val="CoverfooterChar"/>
    <w:qFormat/>
    <w:rsid w:val="00FA1BDD"/>
    <w:pPr>
      <w:spacing w:after="0"/>
      <w:jc w:val="center"/>
    </w:pPr>
    <w:rPr>
      <w:sz w:val="18"/>
      <w:szCs w:val="20"/>
    </w:rPr>
  </w:style>
  <w:style w:type="paragraph" w:customStyle="1" w:styleId="Contenthf-Left">
    <w:name w:val="Content_hf-Left"/>
    <w:basedOn w:val="Normal"/>
    <w:link w:val="Contenthf-LeftChar"/>
    <w:uiPriority w:val="99"/>
    <w:qFormat/>
    <w:rsid w:val="00356129"/>
    <w:pPr>
      <w:spacing w:after="0"/>
    </w:pPr>
    <w:rPr>
      <w:color w:val="808080" w:themeColor="background1" w:themeShade="80"/>
      <w:szCs w:val="16"/>
    </w:rPr>
  </w:style>
  <w:style w:type="character" w:customStyle="1" w:styleId="CoverfooterChar">
    <w:name w:val="Cover_footer Char"/>
    <w:basedOn w:val="DefaultParagraphFont"/>
    <w:link w:val="Coverfooter"/>
    <w:rsid w:val="00FA1BDD"/>
    <w:rPr>
      <w:rFonts w:ascii="Verdana" w:eastAsia="SimSun" w:hAnsi="Verdana" w:cs="Times New Roman"/>
      <w:color w:val="595959" w:themeColor="text1" w:themeTint="A6"/>
      <w:sz w:val="18"/>
      <w:szCs w:val="20"/>
      <w:lang w:bidi="en-US"/>
    </w:rPr>
  </w:style>
  <w:style w:type="paragraph" w:customStyle="1" w:styleId="Contenthf-Right">
    <w:name w:val="Content_hf-Right"/>
    <w:basedOn w:val="Contenthf-Left"/>
    <w:link w:val="Contenthf-RightChar"/>
    <w:uiPriority w:val="99"/>
    <w:qFormat/>
    <w:rsid w:val="00B3033E"/>
    <w:pPr>
      <w:jc w:val="right"/>
    </w:pPr>
  </w:style>
  <w:style w:type="character" w:customStyle="1" w:styleId="Contenthf-LeftChar">
    <w:name w:val="Content_hf-Left Char"/>
    <w:basedOn w:val="DefaultParagraphFont"/>
    <w:link w:val="Contenthf-Left"/>
    <w:uiPriority w:val="99"/>
    <w:rsid w:val="00356129"/>
    <w:rPr>
      <w:rFonts w:ascii="Arial Narrow" w:eastAsia="SimSun" w:hAnsi="Arial Narrow" w:cs="Times New Roman"/>
      <w:color w:val="808080" w:themeColor="background1" w:themeShade="80"/>
      <w:sz w:val="20"/>
      <w:szCs w:val="16"/>
      <w:lang w:bidi="en-US"/>
    </w:rPr>
  </w:style>
  <w:style w:type="character" w:customStyle="1" w:styleId="Contenthf-RightChar">
    <w:name w:val="Content_hf-Right Char"/>
    <w:basedOn w:val="Contenthf-LeftChar"/>
    <w:link w:val="Contenthf-Right"/>
    <w:uiPriority w:val="99"/>
    <w:rsid w:val="00B3033E"/>
    <w:rPr>
      <w:rFonts w:ascii="Arial Narrow" w:eastAsia="SimSun" w:hAnsi="Arial Narrow" w:cs="Times New Roman"/>
      <w:color w:val="808080" w:themeColor="background1" w:themeShade="80"/>
      <w:sz w:val="20"/>
      <w:szCs w:val="16"/>
      <w:lang w:bidi="en-US"/>
    </w:rPr>
  </w:style>
  <w:style w:type="numbering" w:customStyle="1" w:styleId="Style1">
    <w:name w:val="Style1"/>
    <w:uiPriority w:val="99"/>
    <w:rsid w:val="00410B65"/>
    <w:pPr>
      <w:numPr>
        <w:numId w:val="2"/>
      </w:numPr>
    </w:pPr>
  </w:style>
  <w:style w:type="numbering" w:customStyle="1" w:styleId="IPVS-Sym">
    <w:name w:val="IPVS-Sym"/>
    <w:uiPriority w:val="99"/>
    <w:rsid w:val="00434414"/>
    <w:pPr>
      <w:numPr>
        <w:numId w:val="3"/>
      </w:numPr>
    </w:pPr>
  </w:style>
  <w:style w:type="numbering" w:customStyle="1" w:styleId="IPVSStyle01">
    <w:name w:val="IPVS_Style01"/>
    <w:uiPriority w:val="99"/>
    <w:rsid w:val="007E781D"/>
    <w:pPr>
      <w:numPr>
        <w:numId w:val="4"/>
      </w:numPr>
    </w:pPr>
  </w:style>
  <w:style w:type="paragraph" w:customStyle="1" w:styleId="Bullet01">
    <w:name w:val="Bullet01"/>
    <w:basedOn w:val="ListParagraph"/>
    <w:link w:val="Bullet01Char"/>
    <w:uiPriority w:val="99"/>
    <w:rsid w:val="00356129"/>
    <w:pPr>
      <w:numPr>
        <w:numId w:val="1"/>
      </w:numPr>
      <w:ind w:left="547"/>
      <w:contextualSpacing w:val="0"/>
    </w:pPr>
  </w:style>
  <w:style w:type="paragraph" w:customStyle="1" w:styleId="Bullet02">
    <w:name w:val="Bullet02"/>
    <w:basedOn w:val="ListParagraph"/>
    <w:link w:val="Bullet02Char"/>
    <w:uiPriority w:val="99"/>
    <w:rsid w:val="00356129"/>
    <w:pPr>
      <w:numPr>
        <w:ilvl w:val="1"/>
        <w:numId w:val="1"/>
      </w:numPr>
      <w:ind w:left="994"/>
      <w:contextualSpacing w:val="0"/>
    </w:pPr>
  </w:style>
  <w:style w:type="character" w:customStyle="1" w:styleId="ListParagraphChar">
    <w:name w:val="List Paragraph Char"/>
    <w:basedOn w:val="DefaultParagraphFont"/>
    <w:link w:val="ListParagraph"/>
    <w:uiPriority w:val="99"/>
    <w:rsid w:val="007E781D"/>
    <w:rPr>
      <w:rFonts w:ascii="Arial Narrow" w:eastAsia="SimSun" w:hAnsi="Arial Narrow" w:cs="Times New Roman"/>
      <w:lang w:bidi="en-US"/>
    </w:rPr>
  </w:style>
  <w:style w:type="character" w:customStyle="1" w:styleId="Bullet01Char">
    <w:name w:val="Bullet01 Char"/>
    <w:basedOn w:val="ListParagraphChar"/>
    <w:link w:val="Bullet01"/>
    <w:uiPriority w:val="99"/>
    <w:rsid w:val="00356129"/>
    <w:rPr>
      <w:rFonts w:ascii="Verdana" w:eastAsia="SimSun" w:hAnsi="Verdana" w:cs="Times New Roman"/>
      <w:color w:val="595959" w:themeColor="text1" w:themeTint="A6"/>
      <w:sz w:val="24"/>
      <w:lang w:bidi="en-US"/>
    </w:rPr>
  </w:style>
  <w:style w:type="paragraph" w:customStyle="1" w:styleId="Bullet03">
    <w:name w:val="Bullet03"/>
    <w:basedOn w:val="ListParagraph"/>
    <w:link w:val="Bullet03Char"/>
    <w:rsid w:val="00356129"/>
    <w:pPr>
      <w:ind w:left="0"/>
      <w:contextualSpacing w:val="0"/>
    </w:pPr>
  </w:style>
  <w:style w:type="character" w:customStyle="1" w:styleId="Bullet02Char">
    <w:name w:val="Bullet02 Char"/>
    <w:basedOn w:val="ListParagraphChar"/>
    <w:link w:val="Bullet02"/>
    <w:uiPriority w:val="99"/>
    <w:rsid w:val="00356129"/>
    <w:rPr>
      <w:rFonts w:ascii="Verdana" w:eastAsia="SimSun" w:hAnsi="Verdana" w:cs="Times New Roman"/>
      <w:color w:val="595959" w:themeColor="text1" w:themeTint="A6"/>
      <w:sz w:val="24"/>
      <w:lang w:bidi="en-US"/>
    </w:rPr>
  </w:style>
  <w:style w:type="paragraph" w:customStyle="1" w:styleId="Bullet04">
    <w:name w:val="Bullet04"/>
    <w:basedOn w:val="ListParagraph"/>
    <w:link w:val="Bullet04Char"/>
    <w:rsid w:val="00356129"/>
    <w:pPr>
      <w:ind w:left="0"/>
      <w:contextualSpacing w:val="0"/>
    </w:pPr>
  </w:style>
  <w:style w:type="character" w:customStyle="1" w:styleId="Bullet03Char">
    <w:name w:val="Bullet03 Char"/>
    <w:basedOn w:val="ListParagraphChar"/>
    <w:link w:val="Bullet03"/>
    <w:rsid w:val="00356129"/>
    <w:rPr>
      <w:rFonts w:ascii="Arial Narrow" w:eastAsia="SimSun" w:hAnsi="Arial Narrow" w:cs="Times New Roman"/>
      <w:sz w:val="20"/>
      <w:lang w:bidi="en-US"/>
    </w:rPr>
  </w:style>
  <w:style w:type="paragraph" w:customStyle="1" w:styleId="Bullet05">
    <w:name w:val="Bullet05"/>
    <w:basedOn w:val="ListParagraph"/>
    <w:link w:val="Bullet05Char"/>
    <w:rsid w:val="00356129"/>
    <w:pPr>
      <w:ind w:left="0"/>
      <w:contextualSpacing w:val="0"/>
    </w:pPr>
  </w:style>
  <w:style w:type="character" w:customStyle="1" w:styleId="Bullet04Char">
    <w:name w:val="Bullet04 Char"/>
    <w:basedOn w:val="ListParagraphChar"/>
    <w:link w:val="Bullet04"/>
    <w:rsid w:val="00356129"/>
    <w:rPr>
      <w:rFonts w:ascii="Arial Narrow" w:eastAsia="SimSun" w:hAnsi="Arial Narrow" w:cs="Times New Roman"/>
      <w:sz w:val="20"/>
      <w:lang w:bidi="en-US"/>
    </w:rPr>
  </w:style>
  <w:style w:type="paragraph" w:customStyle="1" w:styleId="Bullet06">
    <w:name w:val="Bullet06"/>
    <w:basedOn w:val="ListParagraph"/>
    <w:link w:val="Bullet06Char"/>
    <w:rsid w:val="00356129"/>
    <w:pPr>
      <w:ind w:left="0"/>
      <w:contextualSpacing w:val="0"/>
    </w:pPr>
  </w:style>
  <w:style w:type="character" w:customStyle="1" w:styleId="Bullet05Char">
    <w:name w:val="Bullet05 Char"/>
    <w:basedOn w:val="ListParagraphChar"/>
    <w:link w:val="Bullet05"/>
    <w:rsid w:val="00356129"/>
    <w:rPr>
      <w:rFonts w:ascii="Arial Narrow" w:eastAsia="SimSun" w:hAnsi="Arial Narrow" w:cs="Times New Roman"/>
      <w:sz w:val="20"/>
      <w:lang w:bidi="en-US"/>
    </w:rPr>
  </w:style>
  <w:style w:type="paragraph" w:customStyle="1" w:styleId="Bullet07">
    <w:name w:val="Bullet07"/>
    <w:basedOn w:val="ListParagraph"/>
    <w:link w:val="Bullet07Char"/>
    <w:rsid w:val="00356129"/>
    <w:pPr>
      <w:ind w:left="0"/>
      <w:contextualSpacing w:val="0"/>
    </w:pPr>
  </w:style>
  <w:style w:type="character" w:customStyle="1" w:styleId="Bullet06Char">
    <w:name w:val="Bullet06 Char"/>
    <w:basedOn w:val="ListParagraphChar"/>
    <w:link w:val="Bullet06"/>
    <w:rsid w:val="00356129"/>
    <w:rPr>
      <w:rFonts w:ascii="Arial Narrow" w:eastAsia="SimSun" w:hAnsi="Arial Narrow" w:cs="Times New Roman"/>
      <w:sz w:val="20"/>
      <w:lang w:bidi="en-US"/>
    </w:rPr>
  </w:style>
  <w:style w:type="paragraph" w:customStyle="1" w:styleId="Bullet08">
    <w:name w:val="Bullet08"/>
    <w:basedOn w:val="ListParagraph"/>
    <w:link w:val="Bullet08Char"/>
    <w:rsid w:val="00356129"/>
    <w:pPr>
      <w:ind w:left="0"/>
      <w:contextualSpacing w:val="0"/>
    </w:pPr>
  </w:style>
  <w:style w:type="character" w:customStyle="1" w:styleId="Bullet07Char">
    <w:name w:val="Bullet07 Char"/>
    <w:basedOn w:val="ListParagraphChar"/>
    <w:link w:val="Bullet07"/>
    <w:rsid w:val="00356129"/>
    <w:rPr>
      <w:rFonts w:ascii="Arial Narrow" w:eastAsia="SimSun" w:hAnsi="Arial Narrow" w:cs="Times New Roman"/>
      <w:sz w:val="20"/>
      <w:lang w:bidi="en-US"/>
    </w:rPr>
  </w:style>
  <w:style w:type="paragraph" w:customStyle="1" w:styleId="Bullet09">
    <w:name w:val="Bullet09"/>
    <w:basedOn w:val="ListParagraph"/>
    <w:link w:val="Bullet09Char"/>
    <w:rsid w:val="00356129"/>
    <w:pPr>
      <w:ind w:left="0"/>
      <w:contextualSpacing w:val="0"/>
    </w:pPr>
  </w:style>
  <w:style w:type="character" w:customStyle="1" w:styleId="Bullet08Char">
    <w:name w:val="Bullet08 Char"/>
    <w:basedOn w:val="ListParagraphChar"/>
    <w:link w:val="Bullet08"/>
    <w:rsid w:val="00356129"/>
    <w:rPr>
      <w:rFonts w:ascii="Arial Narrow" w:eastAsia="SimSun" w:hAnsi="Arial Narrow" w:cs="Times New Roman"/>
      <w:sz w:val="20"/>
      <w:lang w:bidi="en-US"/>
    </w:rPr>
  </w:style>
  <w:style w:type="paragraph" w:customStyle="1" w:styleId="List01">
    <w:name w:val="List01"/>
    <w:basedOn w:val="ListParagraph"/>
    <w:link w:val="List01Char"/>
    <w:rsid w:val="00356129"/>
    <w:pPr>
      <w:numPr>
        <w:numId w:val="5"/>
      </w:numPr>
      <w:contextualSpacing w:val="0"/>
    </w:pPr>
  </w:style>
  <w:style w:type="character" w:customStyle="1" w:styleId="Bullet09Char">
    <w:name w:val="Bullet09 Char"/>
    <w:basedOn w:val="ListParagraphChar"/>
    <w:link w:val="Bullet09"/>
    <w:rsid w:val="00356129"/>
    <w:rPr>
      <w:rFonts w:ascii="Arial Narrow" w:eastAsia="SimSun" w:hAnsi="Arial Narrow" w:cs="Times New Roman"/>
      <w:sz w:val="20"/>
      <w:lang w:bidi="en-US"/>
    </w:rPr>
  </w:style>
  <w:style w:type="paragraph" w:customStyle="1" w:styleId="List02">
    <w:name w:val="List02"/>
    <w:basedOn w:val="ListParagraph"/>
    <w:link w:val="List02Char"/>
    <w:rsid w:val="00356129"/>
    <w:pPr>
      <w:numPr>
        <w:ilvl w:val="1"/>
        <w:numId w:val="5"/>
      </w:numPr>
      <w:contextualSpacing w:val="0"/>
    </w:pPr>
  </w:style>
  <w:style w:type="character" w:customStyle="1" w:styleId="List01Char">
    <w:name w:val="List01 Char"/>
    <w:basedOn w:val="ListParagraphChar"/>
    <w:link w:val="List01"/>
    <w:rsid w:val="00356129"/>
    <w:rPr>
      <w:rFonts w:ascii="Verdana" w:eastAsia="SimSun" w:hAnsi="Verdana" w:cs="Times New Roman"/>
      <w:color w:val="595959" w:themeColor="text1" w:themeTint="A6"/>
      <w:sz w:val="24"/>
      <w:lang w:bidi="en-US"/>
    </w:rPr>
  </w:style>
  <w:style w:type="paragraph" w:customStyle="1" w:styleId="List03">
    <w:name w:val="List03"/>
    <w:basedOn w:val="ListParagraph"/>
    <w:link w:val="List03Char"/>
    <w:rsid w:val="00356129"/>
    <w:pPr>
      <w:numPr>
        <w:ilvl w:val="2"/>
        <w:numId w:val="5"/>
      </w:numPr>
      <w:contextualSpacing w:val="0"/>
    </w:pPr>
  </w:style>
  <w:style w:type="character" w:customStyle="1" w:styleId="List02Char">
    <w:name w:val="List02 Char"/>
    <w:basedOn w:val="ListParagraphChar"/>
    <w:link w:val="List02"/>
    <w:rsid w:val="00356129"/>
    <w:rPr>
      <w:rFonts w:ascii="Verdana" w:eastAsia="SimSun" w:hAnsi="Verdana" w:cs="Times New Roman"/>
      <w:color w:val="595959" w:themeColor="text1" w:themeTint="A6"/>
      <w:sz w:val="24"/>
      <w:lang w:bidi="en-US"/>
    </w:rPr>
  </w:style>
  <w:style w:type="paragraph" w:customStyle="1" w:styleId="List04">
    <w:name w:val="List04"/>
    <w:basedOn w:val="ListParagraph"/>
    <w:link w:val="List04Char"/>
    <w:rsid w:val="00356129"/>
    <w:pPr>
      <w:numPr>
        <w:ilvl w:val="3"/>
        <w:numId w:val="5"/>
      </w:numPr>
      <w:contextualSpacing w:val="0"/>
    </w:pPr>
  </w:style>
  <w:style w:type="character" w:customStyle="1" w:styleId="List03Char">
    <w:name w:val="List03 Char"/>
    <w:basedOn w:val="ListParagraphChar"/>
    <w:link w:val="List03"/>
    <w:rsid w:val="00356129"/>
    <w:rPr>
      <w:rFonts w:ascii="Verdana" w:eastAsia="SimSun" w:hAnsi="Verdana" w:cs="Times New Roman"/>
      <w:color w:val="595959" w:themeColor="text1" w:themeTint="A6"/>
      <w:sz w:val="24"/>
      <w:lang w:bidi="en-US"/>
    </w:rPr>
  </w:style>
  <w:style w:type="paragraph" w:customStyle="1" w:styleId="List05">
    <w:name w:val="List05"/>
    <w:basedOn w:val="ListParagraph"/>
    <w:link w:val="List05Char"/>
    <w:rsid w:val="00356129"/>
    <w:pPr>
      <w:numPr>
        <w:ilvl w:val="4"/>
        <w:numId w:val="5"/>
      </w:numPr>
      <w:contextualSpacing w:val="0"/>
    </w:pPr>
  </w:style>
  <w:style w:type="character" w:customStyle="1" w:styleId="List04Char">
    <w:name w:val="List04 Char"/>
    <w:basedOn w:val="ListParagraphChar"/>
    <w:link w:val="List04"/>
    <w:rsid w:val="00356129"/>
    <w:rPr>
      <w:rFonts w:ascii="Verdana" w:eastAsia="SimSun" w:hAnsi="Verdana" w:cs="Times New Roman"/>
      <w:color w:val="595959" w:themeColor="text1" w:themeTint="A6"/>
      <w:sz w:val="24"/>
      <w:lang w:bidi="en-US"/>
    </w:rPr>
  </w:style>
  <w:style w:type="paragraph" w:customStyle="1" w:styleId="List06">
    <w:name w:val="List06"/>
    <w:basedOn w:val="ListParagraph"/>
    <w:link w:val="List06Char"/>
    <w:rsid w:val="00356129"/>
    <w:pPr>
      <w:numPr>
        <w:ilvl w:val="5"/>
        <w:numId w:val="5"/>
      </w:numPr>
      <w:contextualSpacing w:val="0"/>
    </w:pPr>
  </w:style>
  <w:style w:type="character" w:customStyle="1" w:styleId="List05Char">
    <w:name w:val="List05 Char"/>
    <w:basedOn w:val="ListParagraphChar"/>
    <w:link w:val="List05"/>
    <w:rsid w:val="00356129"/>
    <w:rPr>
      <w:rFonts w:ascii="Verdana" w:eastAsia="SimSun" w:hAnsi="Verdana" w:cs="Times New Roman"/>
      <w:color w:val="595959" w:themeColor="text1" w:themeTint="A6"/>
      <w:sz w:val="24"/>
      <w:lang w:bidi="en-US"/>
    </w:rPr>
  </w:style>
  <w:style w:type="paragraph" w:customStyle="1" w:styleId="List07">
    <w:name w:val="List07"/>
    <w:basedOn w:val="ListParagraph"/>
    <w:link w:val="List07Char"/>
    <w:rsid w:val="00356129"/>
    <w:pPr>
      <w:numPr>
        <w:ilvl w:val="6"/>
        <w:numId w:val="5"/>
      </w:numPr>
      <w:contextualSpacing w:val="0"/>
    </w:pPr>
  </w:style>
  <w:style w:type="character" w:customStyle="1" w:styleId="List06Char">
    <w:name w:val="List06 Char"/>
    <w:basedOn w:val="ListParagraphChar"/>
    <w:link w:val="List06"/>
    <w:rsid w:val="00356129"/>
    <w:rPr>
      <w:rFonts w:ascii="Verdana" w:eastAsia="SimSun" w:hAnsi="Verdana" w:cs="Times New Roman"/>
      <w:color w:val="595959" w:themeColor="text1" w:themeTint="A6"/>
      <w:sz w:val="24"/>
      <w:lang w:bidi="en-US"/>
    </w:rPr>
  </w:style>
  <w:style w:type="paragraph" w:customStyle="1" w:styleId="List08">
    <w:name w:val="List08"/>
    <w:basedOn w:val="ListParagraph"/>
    <w:link w:val="List08Char"/>
    <w:rsid w:val="00356129"/>
    <w:pPr>
      <w:numPr>
        <w:ilvl w:val="7"/>
        <w:numId w:val="5"/>
      </w:numPr>
      <w:contextualSpacing w:val="0"/>
    </w:pPr>
  </w:style>
  <w:style w:type="character" w:customStyle="1" w:styleId="List07Char">
    <w:name w:val="List07 Char"/>
    <w:basedOn w:val="ListParagraphChar"/>
    <w:link w:val="List07"/>
    <w:rsid w:val="00356129"/>
    <w:rPr>
      <w:rFonts w:ascii="Verdana" w:eastAsia="SimSun" w:hAnsi="Verdana" w:cs="Times New Roman"/>
      <w:color w:val="595959" w:themeColor="text1" w:themeTint="A6"/>
      <w:sz w:val="24"/>
      <w:lang w:bidi="en-US"/>
    </w:rPr>
  </w:style>
  <w:style w:type="paragraph" w:customStyle="1" w:styleId="List09">
    <w:name w:val="List09"/>
    <w:basedOn w:val="ListParagraph"/>
    <w:link w:val="List09Char"/>
    <w:rsid w:val="00356129"/>
    <w:pPr>
      <w:numPr>
        <w:ilvl w:val="8"/>
        <w:numId w:val="5"/>
      </w:numPr>
      <w:contextualSpacing w:val="0"/>
    </w:pPr>
  </w:style>
  <w:style w:type="character" w:customStyle="1" w:styleId="List08Char">
    <w:name w:val="List08 Char"/>
    <w:basedOn w:val="ListParagraphChar"/>
    <w:link w:val="List08"/>
    <w:rsid w:val="00356129"/>
    <w:rPr>
      <w:rFonts w:ascii="Verdana" w:eastAsia="SimSun" w:hAnsi="Verdana" w:cs="Times New Roman"/>
      <w:color w:val="595959" w:themeColor="text1" w:themeTint="A6"/>
      <w:sz w:val="24"/>
      <w:lang w:bidi="en-US"/>
    </w:rPr>
  </w:style>
  <w:style w:type="paragraph" w:customStyle="1" w:styleId="TableTitle">
    <w:name w:val="Table Title"/>
    <w:basedOn w:val="Normal"/>
    <w:link w:val="TableTitleChar"/>
    <w:uiPriority w:val="99"/>
    <w:qFormat/>
    <w:rsid w:val="00A15416"/>
    <w:pPr>
      <w:autoSpaceDE w:val="0"/>
      <w:autoSpaceDN w:val="0"/>
      <w:adjustRightInd w:val="0"/>
      <w:spacing w:after="0"/>
    </w:pPr>
    <w:rPr>
      <w:b/>
      <w:color w:val="FFFFFF" w:themeColor="background1"/>
      <w:sz w:val="16"/>
      <w:szCs w:val="16"/>
    </w:rPr>
  </w:style>
  <w:style w:type="character" w:customStyle="1" w:styleId="List09Char">
    <w:name w:val="List09 Char"/>
    <w:basedOn w:val="ListParagraphChar"/>
    <w:link w:val="List09"/>
    <w:rsid w:val="00356129"/>
    <w:rPr>
      <w:rFonts w:ascii="Verdana" w:eastAsia="SimSun" w:hAnsi="Verdana" w:cs="Times New Roman"/>
      <w:color w:val="595959" w:themeColor="text1" w:themeTint="A6"/>
      <w:sz w:val="24"/>
      <w:lang w:bidi="en-US"/>
    </w:rPr>
  </w:style>
  <w:style w:type="character" w:customStyle="1" w:styleId="TableTitleChar">
    <w:name w:val="Table Title Char"/>
    <w:basedOn w:val="DefaultParagraphFont"/>
    <w:link w:val="TableTitle"/>
    <w:uiPriority w:val="99"/>
    <w:rsid w:val="00A15416"/>
    <w:rPr>
      <w:rFonts w:ascii="Arial Narrow" w:eastAsia="SimSun" w:hAnsi="Arial Narrow" w:cs="Times New Roman"/>
      <w:b/>
      <w:color w:val="FFFFFF" w:themeColor="background1"/>
      <w:sz w:val="16"/>
      <w:szCs w:val="16"/>
      <w:lang w:bidi="en-US"/>
    </w:rPr>
  </w:style>
  <w:style w:type="paragraph" w:customStyle="1" w:styleId="Heading40">
    <w:name w:val="Heading_4"/>
    <w:basedOn w:val="Heading4"/>
    <w:link w:val="Heading4Char0"/>
    <w:rsid w:val="00B15356"/>
    <w:pPr>
      <w:keepLines w:val="0"/>
      <w:spacing w:before="0" w:after="120"/>
    </w:pPr>
    <w:rPr>
      <w:rFonts w:ascii="Verdana" w:hAnsi="Verdana"/>
      <w:i w:val="0"/>
      <w:color w:val="595959" w:themeColor="text1" w:themeTint="A6"/>
    </w:rPr>
  </w:style>
  <w:style w:type="paragraph" w:customStyle="1" w:styleId="Heading50">
    <w:name w:val="Heading_5"/>
    <w:basedOn w:val="Normal"/>
    <w:next w:val="Heading4"/>
    <w:link w:val="Heading5Char0"/>
    <w:qFormat/>
    <w:rsid w:val="00DE4AB1"/>
    <w:pPr>
      <w:keepNext/>
    </w:pPr>
    <w:rPr>
      <w:i/>
    </w:rPr>
  </w:style>
  <w:style w:type="character" w:customStyle="1" w:styleId="Heading4Char0">
    <w:name w:val="Heading_4 Char"/>
    <w:basedOn w:val="DefaultParagraphFont"/>
    <w:link w:val="Heading40"/>
    <w:rsid w:val="00B15356"/>
    <w:rPr>
      <w:rFonts w:ascii="Verdana" w:eastAsiaTheme="majorEastAsia" w:hAnsi="Verdana" w:cstheme="majorBidi"/>
      <w:b/>
      <w:bCs/>
      <w:iCs/>
      <w:color w:val="595959" w:themeColor="text1" w:themeTint="A6"/>
      <w:sz w:val="24"/>
      <w:lang w:bidi="en-US"/>
    </w:rPr>
  </w:style>
  <w:style w:type="character" w:customStyle="1" w:styleId="Heading5Char0">
    <w:name w:val="Heading_5 Char"/>
    <w:basedOn w:val="DefaultParagraphFont"/>
    <w:link w:val="Heading50"/>
    <w:rsid w:val="00DE4AB1"/>
    <w:rPr>
      <w:rFonts w:ascii="Arial Narrow" w:eastAsia="SimSun" w:hAnsi="Arial Narrow" w:cs="Times New Roman"/>
      <w:i/>
      <w:sz w:val="20"/>
      <w:lang w:bidi="en-US"/>
    </w:rPr>
  </w:style>
  <w:style w:type="character" w:customStyle="1" w:styleId="Heading4Char">
    <w:name w:val="Heading 4 Char"/>
    <w:basedOn w:val="DefaultParagraphFont"/>
    <w:link w:val="Heading4"/>
    <w:uiPriority w:val="9"/>
    <w:semiHidden/>
    <w:rsid w:val="00E0227C"/>
    <w:rPr>
      <w:rFonts w:asciiTheme="majorHAnsi" w:eastAsiaTheme="majorEastAsia" w:hAnsiTheme="majorHAnsi" w:cstheme="majorBidi"/>
      <w:b/>
      <w:bCs/>
      <w:i/>
      <w:iCs/>
      <w:color w:val="4F81BD" w:themeColor="accent1"/>
      <w:sz w:val="20"/>
      <w:lang w:bidi="en-US"/>
    </w:rPr>
  </w:style>
  <w:style w:type="character" w:customStyle="1" w:styleId="Heading5Char">
    <w:name w:val="Heading 5 Char"/>
    <w:basedOn w:val="DefaultParagraphFont"/>
    <w:link w:val="Heading5"/>
    <w:uiPriority w:val="9"/>
    <w:semiHidden/>
    <w:rsid w:val="00E0227C"/>
    <w:rPr>
      <w:rFonts w:asciiTheme="majorHAnsi" w:eastAsiaTheme="majorEastAsia" w:hAnsiTheme="majorHAnsi" w:cstheme="majorBidi"/>
      <w:color w:val="243F60" w:themeColor="accent1" w:themeShade="7F"/>
      <w:sz w:val="20"/>
      <w:lang w:bidi="en-US"/>
    </w:rPr>
  </w:style>
  <w:style w:type="paragraph" w:customStyle="1" w:styleId="ContentTextBold">
    <w:name w:val="Content_Text_Bold"/>
    <w:basedOn w:val="Normal"/>
    <w:link w:val="ContentTextBoldChar"/>
    <w:qFormat/>
    <w:rsid w:val="00DE4AB1"/>
    <w:rPr>
      <w:b/>
    </w:rPr>
  </w:style>
  <w:style w:type="character" w:customStyle="1" w:styleId="ContentTextBoldChar">
    <w:name w:val="Content_Text_Bold Char"/>
    <w:basedOn w:val="DefaultParagraphFont"/>
    <w:link w:val="ContentTextBold"/>
    <w:rsid w:val="00DE4AB1"/>
    <w:rPr>
      <w:rFonts w:ascii="Arial Narrow" w:eastAsia="SimSun" w:hAnsi="Arial Narrow" w:cs="Times New Roman"/>
      <w:b/>
      <w:sz w:val="20"/>
      <w:lang w:bidi="en-US"/>
    </w:rPr>
  </w:style>
  <w:style w:type="numbering" w:customStyle="1" w:styleId="IPVSList">
    <w:name w:val="IPVS_List"/>
    <w:uiPriority w:val="99"/>
    <w:rsid w:val="00346BE3"/>
    <w:pPr>
      <w:numPr>
        <w:numId w:val="6"/>
      </w:numPr>
    </w:pPr>
  </w:style>
  <w:style w:type="numbering" w:customStyle="1" w:styleId="IPVSBullet">
    <w:name w:val="IPVS_Bullet"/>
    <w:rsid w:val="009A41DE"/>
    <w:pPr>
      <w:numPr>
        <w:numId w:val="7"/>
      </w:numPr>
    </w:pPr>
  </w:style>
  <w:style w:type="paragraph" w:customStyle="1" w:styleId="Tabletext">
    <w:name w:val="Table text"/>
    <w:basedOn w:val="Normal"/>
    <w:link w:val="TabletextChar"/>
    <w:uiPriority w:val="99"/>
    <w:qFormat/>
    <w:rsid w:val="001F787F"/>
    <w:pPr>
      <w:autoSpaceDE w:val="0"/>
      <w:autoSpaceDN w:val="0"/>
      <w:adjustRightInd w:val="0"/>
      <w:contextualSpacing/>
    </w:pPr>
    <w:rPr>
      <w:sz w:val="16"/>
      <w:szCs w:val="18"/>
    </w:rPr>
  </w:style>
  <w:style w:type="paragraph" w:styleId="TOC4">
    <w:name w:val="toc 4"/>
    <w:basedOn w:val="Normal"/>
    <w:next w:val="Normal"/>
    <w:autoRedefine/>
    <w:uiPriority w:val="39"/>
    <w:unhideWhenUsed/>
    <w:rsid w:val="0067453F"/>
    <w:pPr>
      <w:tabs>
        <w:tab w:val="right" w:leader="dot" w:pos="9864"/>
      </w:tabs>
      <w:spacing w:after="100"/>
      <w:ind w:left="600"/>
    </w:pPr>
    <w:rPr>
      <w:sz w:val="16"/>
    </w:rPr>
  </w:style>
  <w:style w:type="paragraph" w:styleId="TOC5">
    <w:name w:val="toc 5"/>
    <w:basedOn w:val="Normal"/>
    <w:next w:val="Normal"/>
    <w:autoRedefine/>
    <w:uiPriority w:val="39"/>
    <w:unhideWhenUsed/>
    <w:rsid w:val="0067453F"/>
    <w:pPr>
      <w:tabs>
        <w:tab w:val="right" w:leader="dot" w:pos="9864"/>
      </w:tabs>
      <w:spacing w:after="100"/>
      <w:ind w:left="800"/>
    </w:pPr>
    <w:rPr>
      <w:i/>
      <w:sz w:val="16"/>
    </w:rPr>
  </w:style>
  <w:style w:type="character" w:customStyle="1" w:styleId="TabletextChar">
    <w:name w:val="Table text Char"/>
    <w:basedOn w:val="DefaultParagraphFont"/>
    <w:link w:val="Tabletext"/>
    <w:uiPriority w:val="99"/>
    <w:rsid w:val="001F787F"/>
    <w:rPr>
      <w:rFonts w:ascii="Arial Narrow" w:eastAsia="SimSun" w:hAnsi="Arial Narrow" w:cs="Times New Roman"/>
      <w:sz w:val="16"/>
      <w:szCs w:val="18"/>
      <w:lang w:bidi="en-US"/>
    </w:rPr>
  </w:style>
  <w:style w:type="character" w:styleId="Strong">
    <w:name w:val="Strong"/>
    <w:basedOn w:val="DefaultParagraphFont"/>
    <w:uiPriority w:val="99"/>
    <w:rsid w:val="000A250F"/>
    <w:rPr>
      <w:b/>
      <w:bCs/>
    </w:rPr>
  </w:style>
  <w:style w:type="paragraph" w:customStyle="1" w:styleId="Note">
    <w:name w:val="Note"/>
    <w:basedOn w:val="Normal"/>
    <w:link w:val="NoteChar"/>
    <w:autoRedefine/>
    <w:qFormat/>
    <w:rsid w:val="00B20B11"/>
    <w:pPr>
      <w:pBdr>
        <w:top w:val="single" w:sz="4" w:space="1" w:color="808080" w:themeColor="background1" w:themeShade="80"/>
        <w:bottom w:val="single" w:sz="4" w:space="1" w:color="808080" w:themeColor="background1" w:themeShade="80"/>
      </w:pBdr>
      <w:spacing w:after="100"/>
    </w:pPr>
    <w:rPr>
      <w:color w:val="808080" w:themeColor="background1" w:themeShade="80"/>
      <w:sz w:val="22"/>
    </w:rPr>
  </w:style>
  <w:style w:type="character" w:customStyle="1" w:styleId="NoteChar">
    <w:name w:val="Note Char"/>
    <w:basedOn w:val="DefaultParagraphFont"/>
    <w:link w:val="Note"/>
    <w:rsid w:val="00B20B11"/>
    <w:rPr>
      <w:rFonts w:ascii="Verdana" w:eastAsia="SimSun" w:hAnsi="Verdana" w:cs="Times New Roman"/>
      <w:color w:val="808080" w:themeColor="background1" w:themeShade="80"/>
      <w:lang w:bidi="en-US"/>
    </w:rPr>
  </w:style>
  <w:style w:type="paragraph" w:customStyle="1" w:styleId="p2">
    <w:name w:val="p_2"/>
    <w:rsid w:val="00D0381D"/>
    <w:pPr>
      <w:spacing w:before="268" w:after="268" w:line="240" w:lineRule="auto"/>
    </w:pPr>
    <w:rPr>
      <w:rFonts w:ascii="Times New Roman" w:eastAsia="Times New Roman" w:hAnsi="Times New Roman" w:cs="Times New Roman"/>
      <w:sz w:val="24"/>
      <w:szCs w:val="20"/>
    </w:rPr>
  </w:style>
  <w:style w:type="paragraph" w:customStyle="1" w:styleId="tdTableStyleBasicBody00RowEndColSep">
    <w:name w:val="td_TableStyle_Basic_Body_0_0_RowEnd_ColSep"/>
    <w:rsid w:val="00D0381D"/>
    <w:pPr>
      <w:spacing w:after="0" w:line="240" w:lineRule="auto"/>
    </w:pPr>
    <w:rPr>
      <w:rFonts w:ascii="Microsoft Sans Serif" w:eastAsia="Times New Roman" w:hAnsi="Microsoft Sans Serif" w:cs="Microsoft Sans Serif"/>
      <w:sz w:val="24"/>
      <w:szCs w:val="20"/>
    </w:rPr>
  </w:style>
  <w:style w:type="paragraph" w:customStyle="1" w:styleId="tdTableStyleBasicBody00RowEndColEnd">
    <w:name w:val="td_TableStyle_Basic_Body_0_0_RowEnd_ColEnd"/>
    <w:rsid w:val="00D0381D"/>
    <w:pPr>
      <w:spacing w:after="0" w:line="240" w:lineRule="auto"/>
    </w:pPr>
    <w:rPr>
      <w:rFonts w:ascii="Microsoft Sans Serif" w:eastAsia="Times New Roman" w:hAnsi="Microsoft Sans Serif" w:cs="Microsoft Sans Serif"/>
      <w:sz w:val="24"/>
      <w:szCs w:val="20"/>
    </w:rPr>
  </w:style>
  <w:style w:type="paragraph" w:customStyle="1" w:styleId="li">
    <w:name w:val="li"/>
    <w:rsid w:val="00D0381D"/>
    <w:pPr>
      <w:spacing w:after="0" w:line="240" w:lineRule="auto"/>
      <w:ind w:left="600"/>
    </w:pPr>
    <w:rPr>
      <w:rFonts w:ascii="Times New Roman" w:eastAsia="Times New Roman" w:hAnsi="Times New Roman" w:cs="Times New Roman"/>
      <w:sz w:val="24"/>
      <w:szCs w:val="20"/>
    </w:rPr>
  </w:style>
  <w:style w:type="paragraph" w:customStyle="1" w:styleId="p6">
    <w:name w:val="p_6"/>
    <w:rsid w:val="00D0381D"/>
    <w:pPr>
      <w:spacing w:before="403" w:after="403" w:line="240" w:lineRule="auto"/>
    </w:pPr>
    <w:rPr>
      <w:rFonts w:ascii="Times New Roman" w:eastAsia="Times New Roman" w:hAnsi="Times New Roman" w:cs="Times New Roman"/>
      <w:sz w:val="36"/>
      <w:szCs w:val="20"/>
    </w:rPr>
  </w:style>
  <w:style w:type="paragraph" w:customStyle="1" w:styleId="h1nonumber">
    <w:name w:val="h1_nonumber"/>
    <w:rsid w:val="00D0381D"/>
    <w:pPr>
      <w:keepNext/>
      <w:keepLines/>
      <w:pageBreakBefore/>
      <w:spacing w:before="321" w:after="321" w:line="240" w:lineRule="auto"/>
    </w:pPr>
    <w:rPr>
      <w:rFonts w:ascii="Arial Narrow" w:eastAsia="Times New Roman" w:hAnsi="Arial Narrow" w:cs="Arial Narrow"/>
      <w:b/>
      <w:sz w:val="48"/>
      <w:szCs w:val="20"/>
    </w:rPr>
  </w:style>
  <w:style w:type="paragraph" w:customStyle="1" w:styleId="h2">
    <w:name w:val="h2"/>
    <w:rsid w:val="00D0381D"/>
    <w:pPr>
      <w:keepNext/>
      <w:keepLines/>
      <w:spacing w:before="270" w:after="270" w:line="240" w:lineRule="auto"/>
    </w:pPr>
    <w:rPr>
      <w:rFonts w:ascii="Arial Narrow" w:eastAsia="Times New Roman" w:hAnsi="Arial Narrow" w:cs="Arial Narrow"/>
      <w:b/>
      <w:color w:val="365F91"/>
      <w:sz w:val="36"/>
      <w:szCs w:val="20"/>
    </w:rPr>
  </w:style>
  <w:style w:type="paragraph" w:customStyle="1" w:styleId="h3">
    <w:name w:val="h3"/>
    <w:rsid w:val="00D0381D"/>
    <w:pPr>
      <w:keepNext/>
      <w:keepLines/>
      <w:spacing w:before="233" w:after="233" w:line="240" w:lineRule="auto"/>
    </w:pPr>
    <w:rPr>
      <w:rFonts w:ascii="Arial Narrow" w:eastAsia="Times New Roman" w:hAnsi="Arial Narrow" w:cs="Arial Narrow"/>
      <w:b/>
      <w:sz w:val="28"/>
      <w:szCs w:val="20"/>
    </w:rPr>
  </w:style>
  <w:style w:type="character" w:customStyle="1" w:styleId="b">
    <w:name w:val="b"/>
    <w:rsid w:val="00D0381D"/>
    <w:rPr>
      <w:b/>
      <w:color w:val="000000"/>
      <w:sz w:val="24"/>
    </w:rPr>
  </w:style>
  <w:style w:type="paragraph" w:customStyle="1" w:styleId="pNavigateTo">
    <w:name w:val="p_NavigateTo"/>
    <w:rsid w:val="00D0381D"/>
    <w:pPr>
      <w:spacing w:before="268" w:after="268" w:line="240" w:lineRule="auto"/>
      <w:ind w:left="600"/>
    </w:pPr>
    <w:rPr>
      <w:rFonts w:ascii="Arial Narrow" w:eastAsia="Times New Roman" w:hAnsi="Arial Narrow" w:cs="Arial Narrow"/>
      <w:i/>
      <w:color w:val="006400"/>
      <w:sz w:val="24"/>
      <w:szCs w:val="20"/>
    </w:rPr>
  </w:style>
  <w:style w:type="paragraph" w:customStyle="1" w:styleId="li1">
    <w:name w:val="li_1"/>
    <w:rsid w:val="00D0381D"/>
    <w:pPr>
      <w:spacing w:after="0" w:line="240" w:lineRule="auto"/>
      <w:ind w:left="1200"/>
    </w:pPr>
    <w:rPr>
      <w:rFonts w:ascii="Times New Roman" w:eastAsia="Times New Roman" w:hAnsi="Times New Roman" w:cs="Times New Roman"/>
      <w:sz w:val="24"/>
      <w:szCs w:val="20"/>
    </w:rPr>
  </w:style>
  <w:style w:type="paragraph" w:customStyle="1" w:styleId="pNavigateTo1">
    <w:name w:val="p_NavigateTo_1"/>
    <w:rsid w:val="00D0381D"/>
    <w:pPr>
      <w:spacing w:before="268" w:after="268" w:line="240" w:lineRule="auto"/>
    </w:pPr>
    <w:rPr>
      <w:rFonts w:ascii="Arial Narrow" w:eastAsia="Times New Roman" w:hAnsi="Arial Narrow" w:cs="Arial Narrow"/>
      <w:i/>
      <w:color w:val="006400"/>
      <w:sz w:val="24"/>
      <w:szCs w:val="20"/>
    </w:rPr>
  </w:style>
  <w:style w:type="paragraph" w:customStyle="1" w:styleId="pNote">
    <w:name w:val="p_Note"/>
    <w:rsid w:val="00D0381D"/>
    <w:pPr>
      <w:pBdr>
        <w:top w:val="single" w:sz="8" w:space="0" w:color="000000"/>
        <w:bottom w:val="single" w:sz="8" w:space="0" w:color="000000"/>
      </w:pBdr>
      <w:spacing w:before="120" w:after="240" w:line="240" w:lineRule="auto"/>
    </w:pPr>
    <w:rPr>
      <w:rFonts w:ascii="Arial Narrow" w:eastAsia="Times New Roman" w:hAnsi="Arial Narrow" w:cs="Arial Narrow"/>
      <w:color w:val="000080"/>
      <w:szCs w:val="20"/>
    </w:rPr>
  </w:style>
  <w:style w:type="paragraph" w:customStyle="1" w:styleId="h4">
    <w:name w:val="h4"/>
    <w:rsid w:val="00D0381D"/>
    <w:pPr>
      <w:keepNext/>
      <w:keepLines/>
      <w:spacing w:before="258" w:after="258" w:line="240" w:lineRule="auto"/>
    </w:pPr>
    <w:rPr>
      <w:rFonts w:ascii="Arial Narrow" w:eastAsia="Times New Roman" w:hAnsi="Arial Narrow" w:cs="Arial Narrow"/>
      <w:b/>
      <w:sz w:val="23"/>
      <w:szCs w:val="20"/>
    </w:rPr>
  </w:style>
  <w:style w:type="character" w:customStyle="1" w:styleId="xrefTOCPageNumber">
    <w:name w:val="xref_TOCPageNumber"/>
    <w:rsid w:val="00D0381D"/>
    <w:rPr>
      <w:rFonts w:ascii="inherit" w:hAnsi="inherit" w:cs="inherit"/>
      <w:i/>
      <w:color w:val="000000"/>
      <w:sz w:val="24"/>
    </w:rPr>
  </w:style>
  <w:style w:type="character" w:customStyle="1" w:styleId="i">
    <w:name w:val="i"/>
    <w:rsid w:val="00D0381D"/>
    <w:rPr>
      <w:i/>
      <w:color w:val="000000"/>
      <w:sz w:val="24"/>
    </w:rPr>
  </w:style>
  <w:style w:type="paragraph" w:customStyle="1" w:styleId="h3nonumber">
    <w:name w:val="h3_nonumber"/>
    <w:rsid w:val="00D0381D"/>
    <w:pPr>
      <w:keepNext/>
      <w:keepLines/>
      <w:spacing w:before="233" w:after="233" w:line="240" w:lineRule="auto"/>
    </w:pPr>
    <w:rPr>
      <w:rFonts w:ascii="Arial Narrow" w:eastAsia="Times New Roman" w:hAnsi="Arial Narrow" w:cs="Arial Narrow"/>
      <w:b/>
      <w:sz w:val="28"/>
      <w:szCs w:val="20"/>
    </w:rPr>
  </w:style>
  <w:style w:type="paragraph" w:customStyle="1" w:styleId="p7">
    <w:name w:val="p_7"/>
    <w:rsid w:val="00D0381D"/>
    <w:pPr>
      <w:spacing w:before="268" w:after="268" w:line="240" w:lineRule="auto"/>
      <w:ind w:left="600"/>
    </w:pPr>
    <w:rPr>
      <w:rFonts w:ascii="Times New Roman" w:eastAsia="Times New Roman" w:hAnsi="Times New Roman" w:cs="Times New Roman"/>
      <w:sz w:val="24"/>
      <w:szCs w:val="20"/>
    </w:rPr>
  </w:style>
  <w:style w:type="paragraph" w:customStyle="1" w:styleId="li2">
    <w:name w:val="li_2"/>
    <w:rsid w:val="00D0381D"/>
    <w:pPr>
      <w:spacing w:after="0" w:line="240" w:lineRule="auto"/>
      <w:ind w:left="1800"/>
    </w:pPr>
    <w:rPr>
      <w:rFonts w:ascii="Times New Roman" w:eastAsia="Times New Roman" w:hAnsi="Times New Roman" w:cs="Times New Roman"/>
      <w:sz w:val="24"/>
      <w:szCs w:val="20"/>
    </w:rPr>
  </w:style>
  <w:style w:type="paragraph" w:customStyle="1" w:styleId="li3">
    <w:name w:val="li_3"/>
    <w:rsid w:val="00D0381D"/>
    <w:pPr>
      <w:spacing w:after="0" w:line="240" w:lineRule="auto"/>
      <w:ind w:left="2400"/>
    </w:pPr>
    <w:rPr>
      <w:rFonts w:ascii="Times New Roman" w:eastAsia="Times New Roman" w:hAnsi="Times New Roman" w:cs="Times New Roman"/>
      <w:sz w:val="24"/>
      <w:szCs w:val="20"/>
    </w:rPr>
  </w:style>
  <w:style w:type="paragraph" w:customStyle="1" w:styleId="pNote1">
    <w:name w:val="p_Note_1"/>
    <w:rsid w:val="00D0381D"/>
    <w:pPr>
      <w:pBdr>
        <w:top w:val="single" w:sz="8" w:space="0" w:color="000000"/>
        <w:bottom w:val="single" w:sz="8" w:space="0" w:color="000000"/>
      </w:pBdr>
      <w:spacing w:before="120" w:after="240" w:line="240" w:lineRule="auto"/>
      <w:ind w:left="600"/>
    </w:pPr>
    <w:rPr>
      <w:rFonts w:ascii="Arial Narrow" w:eastAsia="Times New Roman" w:hAnsi="Arial Narrow" w:cs="Arial Narrow"/>
      <w:color w:val="000080"/>
      <w:szCs w:val="20"/>
    </w:rPr>
  </w:style>
  <w:style w:type="character" w:customStyle="1" w:styleId="xrefTOCPageNumber1">
    <w:name w:val="xref_TOCPageNumber_1"/>
    <w:rsid w:val="00D0381D"/>
    <w:rPr>
      <w:rFonts w:ascii="inherit" w:hAnsi="inherit" w:cs="inherit"/>
      <w:i/>
      <w:color w:val="000080"/>
      <w:sz w:val="22"/>
    </w:rPr>
  </w:style>
  <w:style w:type="character" w:customStyle="1" w:styleId="i1">
    <w:name w:val="i_1"/>
    <w:rsid w:val="00D0381D"/>
    <w:rPr>
      <w:i/>
      <w:color w:val="000080"/>
      <w:sz w:val="22"/>
    </w:rPr>
  </w:style>
  <w:style w:type="paragraph" w:customStyle="1" w:styleId="tdTableStyleBasicBody00RowSepColSep">
    <w:name w:val="td_TableStyle_Basic_Body_0_0_RowSep_ColSep"/>
    <w:rsid w:val="00D0381D"/>
    <w:pPr>
      <w:spacing w:after="0" w:line="240" w:lineRule="auto"/>
    </w:pPr>
    <w:rPr>
      <w:rFonts w:ascii="Microsoft Sans Serif" w:eastAsia="Times New Roman" w:hAnsi="Microsoft Sans Serif" w:cs="Microsoft Sans Serif"/>
      <w:sz w:val="24"/>
      <w:szCs w:val="20"/>
    </w:rPr>
  </w:style>
  <w:style w:type="paragraph" w:customStyle="1" w:styleId="tdTableStyleBasicBody00RowSepColEnd">
    <w:name w:val="td_TableStyle_Basic_Body_0_0_RowSep_ColEnd"/>
    <w:rsid w:val="00D0381D"/>
    <w:pPr>
      <w:spacing w:after="0" w:line="240" w:lineRule="auto"/>
    </w:pPr>
    <w:rPr>
      <w:rFonts w:ascii="Microsoft Sans Serif" w:eastAsia="Times New Roman" w:hAnsi="Microsoft Sans Serif" w:cs="Microsoft Sans Serif"/>
      <w:sz w:val="24"/>
      <w:szCs w:val="20"/>
    </w:rPr>
  </w:style>
  <w:style w:type="paragraph" w:customStyle="1" w:styleId="p8">
    <w:name w:val="p_8"/>
    <w:rsid w:val="00D0381D"/>
    <w:pPr>
      <w:spacing w:before="268" w:after="268" w:line="240" w:lineRule="auto"/>
    </w:pPr>
    <w:rPr>
      <w:rFonts w:ascii="Microsoft Sans Serif" w:eastAsia="Times New Roman" w:hAnsi="Microsoft Sans Serif" w:cs="Microsoft Sans Serif"/>
      <w:sz w:val="24"/>
      <w:szCs w:val="20"/>
    </w:rPr>
  </w:style>
  <w:style w:type="character" w:customStyle="1" w:styleId="code">
    <w:name w:val="code"/>
    <w:rsid w:val="00D0381D"/>
    <w:rPr>
      <w:rFonts w:ascii="Courier New" w:hAnsi="Courier New" w:cs="Courier New"/>
      <w:color w:val="000000"/>
      <w:sz w:val="22"/>
    </w:rPr>
  </w:style>
  <w:style w:type="paragraph" w:customStyle="1" w:styleId="li4">
    <w:name w:val="li_4"/>
    <w:rsid w:val="00D0381D"/>
    <w:pPr>
      <w:spacing w:after="0" w:line="240" w:lineRule="auto"/>
      <w:ind w:left="1200"/>
    </w:pPr>
    <w:rPr>
      <w:rFonts w:ascii="Times New Roman" w:eastAsia="Times New Roman" w:hAnsi="Times New Roman" w:cs="Times New Roman"/>
      <w:b/>
      <w:sz w:val="24"/>
      <w:szCs w:val="20"/>
    </w:rPr>
  </w:style>
  <w:style w:type="paragraph" w:customStyle="1" w:styleId="p9">
    <w:name w:val="p_9"/>
    <w:rsid w:val="00D0381D"/>
    <w:pPr>
      <w:spacing w:before="268" w:after="268" w:line="240" w:lineRule="auto"/>
      <w:ind w:left="600"/>
    </w:pPr>
    <w:rPr>
      <w:rFonts w:ascii="Times New Roman" w:eastAsia="Times New Roman" w:hAnsi="Times New Roman" w:cs="Times New Roman"/>
      <w:b/>
      <w:sz w:val="24"/>
      <w:szCs w:val="20"/>
    </w:rPr>
  </w:style>
  <w:style w:type="character" w:customStyle="1" w:styleId="u">
    <w:name w:val="u"/>
    <w:rsid w:val="00D0381D"/>
    <w:rPr>
      <w:color w:val="000000"/>
      <w:sz w:val="24"/>
      <w:u w:val="single"/>
    </w:rPr>
  </w:style>
  <w:style w:type="paragraph" w:customStyle="1" w:styleId="pFigCaption">
    <w:name w:val="p_FigCaption"/>
    <w:rsid w:val="00D0381D"/>
    <w:pPr>
      <w:spacing w:before="223" w:after="223" w:line="240" w:lineRule="auto"/>
      <w:jc w:val="center"/>
    </w:pPr>
    <w:rPr>
      <w:rFonts w:ascii="Arial Narrow" w:eastAsia="Times New Roman" w:hAnsi="Arial Narrow" w:cs="Arial Narrow"/>
      <w:b/>
      <w:i/>
      <w:sz w:val="20"/>
      <w:szCs w:val="20"/>
    </w:rPr>
  </w:style>
  <w:style w:type="paragraph" w:customStyle="1" w:styleId="h1">
    <w:name w:val="h1"/>
    <w:rsid w:val="00D0381D"/>
    <w:pPr>
      <w:keepNext/>
      <w:keepLines/>
      <w:pageBreakBefore/>
      <w:spacing w:before="321" w:after="321" w:line="240" w:lineRule="auto"/>
    </w:pPr>
    <w:rPr>
      <w:rFonts w:ascii="Arial Narrow" w:eastAsia="Times New Roman" w:hAnsi="Arial Narrow" w:cs="Arial Narrow"/>
      <w:b/>
      <w:sz w:val="48"/>
      <w:szCs w:val="20"/>
    </w:rPr>
  </w:style>
  <w:style w:type="character" w:customStyle="1" w:styleId="b1">
    <w:name w:val="b_1"/>
    <w:rsid w:val="00D0381D"/>
    <w:rPr>
      <w:b/>
      <w:color w:val="000000"/>
      <w:sz w:val="28"/>
    </w:rPr>
  </w:style>
  <w:style w:type="paragraph" w:customStyle="1" w:styleId="p10">
    <w:name w:val="p_10"/>
    <w:rsid w:val="00D0381D"/>
    <w:pPr>
      <w:spacing w:before="313" w:after="313" w:line="240" w:lineRule="auto"/>
    </w:pPr>
    <w:rPr>
      <w:rFonts w:ascii="Times New Roman" w:eastAsia="Times New Roman" w:hAnsi="Times New Roman" w:cs="Times New Roman"/>
      <w:sz w:val="28"/>
      <w:szCs w:val="20"/>
    </w:rPr>
  </w:style>
  <w:style w:type="paragraph" w:customStyle="1" w:styleId="h3Heading3">
    <w:name w:val="h3_Heading3"/>
    <w:rsid w:val="00D0381D"/>
    <w:pPr>
      <w:keepNext/>
      <w:keepLines/>
      <w:spacing w:before="233" w:after="233" w:line="240" w:lineRule="auto"/>
    </w:pPr>
    <w:rPr>
      <w:rFonts w:ascii="Arial Narrow" w:eastAsia="Times New Roman" w:hAnsi="Arial Narrow" w:cs="Arial Narrow"/>
      <w:b/>
      <w:sz w:val="28"/>
      <w:szCs w:val="20"/>
    </w:rPr>
  </w:style>
  <w:style w:type="paragraph" w:customStyle="1" w:styleId="pFigCaption1">
    <w:name w:val="p_FigCaption_1"/>
    <w:rsid w:val="00D0381D"/>
    <w:pPr>
      <w:spacing w:before="223" w:after="223" w:line="240" w:lineRule="auto"/>
      <w:ind w:left="600"/>
      <w:jc w:val="center"/>
    </w:pPr>
    <w:rPr>
      <w:rFonts w:ascii="Arial Narrow" w:eastAsia="Times New Roman" w:hAnsi="Arial Narrow" w:cs="Arial Narrow"/>
      <w:b/>
      <w:i/>
      <w:sz w:val="20"/>
      <w:szCs w:val="20"/>
    </w:rPr>
  </w:style>
  <w:style w:type="paragraph" w:customStyle="1" w:styleId="pNote2">
    <w:name w:val="p_Note_2"/>
    <w:rsid w:val="00D0381D"/>
    <w:pPr>
      <w:pBdr>
        <w:top w:val="single" w:sz="8" w:space="0" w:color="000000"/>
        <w:bottom w:val="single" w:sz="8" w:space="0" w:color="000000"/>
      </w:pBdr>
      <w:spacing w:before="120" w:after="240" w:line="240" w:lineRule="auto"/>
      <w:ind w:left="1200"/>
    </w:pPr>
    <w:rPr>
      <w:rFonts w:ascii="Arial Narrow" w:eastAsia="Times New Roman" w:hAnsi="Arial Narrow" w:cs="Arial Narrow"/>
      <w:color w:val="000080"/>
      <w:szCs w:val="20"/>
    </w:rPr>
  </w:style>
  <w:style w:type="paragraph" w:customStyle="1" w:styleId="NavigateTo">
    <w:name w:val="NavigateTo"/>
    <w:basedOn w:val="Normal"/>
    <w:link w:val="NavigateToChar"/>
    <w:qFormat/>
    <w:rsid w:val="0019532C"/>
    <w:rPr>
      <w:i/>
      <w:color w:val="627D77"/>
    </w:rPr>
  </w:style>
  <w:style w:type="character" w:customStyle="1" w:styleId="NavigateToChar">
    <w:name w:val="NavigateTo Char"/>
    <w:basedOn w:val="DefaultParagraphFont"/>
    <w:link w:val="NavigateTo"/>
    <w:rsid w:val="0019532C"/>
    <w:rPr>
      <w:rFonts w:ascii="Verdana" w:eastAsia="SimSun" w:hAnsi="Verdana" w:cs="Times New Roman"/>
      <w:i/>
      <w:color w:val="627D77"/>
      <w:sz w:val="24"/>
      <w:lang w:bidi="en-US"/>
    </w:rPr>
  </w:style>
  <w:style w:type="paragraph" w:customStyle="1" w:styleId="TableDiagramHeading">
    <w:name w:val="Table/Diagram Heading"/>
    <w:basedOn w:val="NavigateTo"/>
    <w:link w:val="TableDiagramHeadingChar"/>
    <w:qFormat/>
    <w:rsid w:val="001D2CC5"/>
    <w:pPr>
      <w:jc w:val="center"/>
    </w:pPr>
    <w:rPr>
      <w:color w:val="000000" w:themeColor="text1"/>
      <w:sz w:val="22"/>
    </w:rPr>
  </w:style>
  <w:style w:type="character" w:customStyle="1" w:styleId="TableDiagramHeadingChar">
    <w:name w:val="Table/Diagram Heading Char"/>
    <w:basedOn w:val="NavigateToChar"/>
    <w:link w:val="TableDiagramHeading"/>
    <w:rsid w:val="001D2CC5"/>
    <w:rPr>
      <w:rFonts w:ascii="Verdana" w:eastAsia="SimSun" w:hAnsi="Verdana" w:cs="Times New Roman"/>
      <w:i/>
      <w:color w:val="000000" w:themeColor="text1"/>
      <w:sz w:val="24"/>
      <w:lang w:bidi="en-US"/>
    </w:rPr>
  </w:style>
  <w:style w:type="paragraph" w:styleId="PlainText">
    <w:name w:val="Plain Text"/>
    <w:basedOn w:val="Normal"/>
    <w:link w:val="PlainTextChar"/>
    <w:uiPriority w:val="99"/>
    <w:semiHidden/>
    <w:unhideWhenUsed/>
    <w:rsid w:val="0008124A"/>
    <w:pPr>
      <w:spacing w:after="0"/>
    </w:pPr>
    <w:rPr>
      <w:rFonts w:ascii="Calibri" w:eastAsiaTheme="minorHAnsi" w:hAnsi="Calibri" w:cs="Consolas"/>
      <w:color w:val="auto"/>
      <w:sz w:val="22"/>
      <w:szCs w:val="21"/>
      <w:lang w:bidi="ar-SA"/>
    </w:rPr>
  </w:style>
  <w:style w:type="character" w:customStyle="1" w:styleId="PlainTextChar">
    <w:name w:val="Plain Text Char"/>
    <w:basedOn w:val="DefaultParagraphFont"/>
    <w:link w:val="PlainText"/>
    <w:uiPriority w:val="99"/>
    <w:semiHidden/>
    <w:rsid w:val="0008124A"/>
    <w:rPr>
      <w:rFonts w:ascii="Calibri" w:hAnsi="Calibri" w:cs="Consolas"/>
      <w:szCs w:val="21"/>
    </w:rPr>
  </w:style>
  <w:style w:type="paragraph" w:customStyle="1" w:styleId="p1">
    <w:name w:val="p_1"/>
    <w:rsid w:val="001857D8"/>
    <w:pPr>
      <w:spacing w:before="223" w:after="223" w:line="240" w:lineRule="auto"/>
    </w:pPr>
    <w:rPr>
      <w:rFonts w:ascii="Dax-Regular" w:eastAsia="Dax-Regular" w:hAnsi="Dax-Regular" w:cs="Dax-Regular"/>
      <w:color w:val="6D6E70"/>
      <w:sz w:val="20"/>
      <w:szCs w:val="20"/>
    </w:rPr>
  </w:style>
  <w:style w:type="paragraph" w:customStyle="1" w:styleId="thHeadE-Column1-Header1">
    <w:name w:val="th_HeadE-Column1-Header1"/>
    <w:rsid w:val="001857D8"/>
    <w:pPr>
      <w:spacing w:after="0" w:line="240" w:lineRule="auto"/>
    </w:pPr>
    <w:rPr>
      <w:rFonts w:ascii="Dax-Regular" w:eastAsia="Dax-Regular" w:hAnsi="Dax-Regular" w:cs="Dax-Regular"/>
      <w:b/>
      <w:color w:val="FFFFFF"/>
      <w:sz w:val="20"/>
      <w:szCs w:val="20"/>
    </w:rPr>
  </w:style>
  <w:style w:type="paragraph" w:customStyle="1" w:styleId="thHeadD-Column1-Header1">
    <w:name w:val="th_HeadD-Column1-Header1"/>
    <w:rsid w:val="001857D8"/>
    <w:pPr>
      <w:spacing w:after="0" w:line="240" w:lineRule="auto"/>
    </w:pPr>
    <w:rPr>
      <w:rFonts w:ascii="Dax-Regular" w:eastAsia="Dax-Regular" w:hAnsi="Dax-Regular" w:cs="Dax-Regular"/>
      <w:b/>
      <w:color w:val="FFFFFF"/>
      <w:sz w:val="20"/>
      <w:szCs w:val="20"/>
    </w:rPr>
  </w:style>
  <w:style w:type="paragraph" w:customStyle="1" w:styleId="tdBodyE-Column1-Body1">
    <w:name w:val="td_BodyE-Column1-Body1"/>
    <w:rsid w:val="001857D8"/>
    <w:pPr>
      <w:spacing w:after="0" w:line="240" w:lineRule="auto"/>
    </w:pPr>
    <w:rPr>
      <w:rFonts w:ascii="Dax-Regular" w:eastAsia="Dax-Regular" w:hAnsi="Dax-Regular" w:cs="Dax-Regular"/>
      <w:color w:val="6D6E70"/>
      <w:sz w:val="20"/>
      <w:szCs w:val="20"/>
    </w:rPr>
  </w:style>
  <w:style w:type="paragraph" w:customStyle="1" w:styleId="tdBodyD-Column1-Body1">
    <w:name w:val="td_BodyD-Column1-Body1"/>
    <w:rsid w:val="001857D8"/>
    <w:pPr>
      <w:spacing w:after="0" w:line="240" w:lineRule="auto"/>
    </w:pPr>
    <w:rPr>
      <w:rFonts w:ascii="Dax-Regular" w:eastAsia="Dax-Regular" w:hAnsi="Dax-Regular" w:cs="Dax-Regular"/>
      <w:color w:val="6D6E70"/>
      <w:sz w:val="20"/>
      <w:szCs w:val="20"/>
    </w:rPr>
  </w:style>
  <w:style w:type="paragraph" w:customStyle="1" w:styleId="tdBodyE-Column1-Body2">
    <w:name w:val="td_BodyE-Column1-Body2"/>
    <w:rsid w:val="001857D8"/>
    <w:pPr>
      <w:spacing w:after="0" w:line="240" w:lineRule="auto"/>
    </w:pPr>
    <w:rPr>
      <w:rFonts w:ascii="Dax-Regular" w:eastAsia="Dax-Regular" w:hAnsi="Dax-Regular" w:cs="Dax-Regular"/>
      <w:color w:val="6D6E70"/>
      <w:sz w:val="20"/>
      <w:szCs w:val="20"/>
    </w:rPr>
  </w:style>
  <w:style w:type="paragraph" w:customStyle="1" w:styleId="tdBodyD-Column1-Body2">
    <w:name w:val="td_BodyD-Column1-Body2"/>
    <w:rsid w:val="001857D8"/>
    <w:pPr>
      <w:spacing w:after="0" w:line="240" w:lineRule="auto"/>
    </w:pPr>
    <w:rPr>
      <w:rFonts w:ascii="Dax-Regular" w:eastAsia="Dax-Regular" w:hAnsi="Dax-Regular" w:cs="Dax-Regular"/>
      <w:color w:val="6D6E70"/>
      <w:sz w:val="20"/>
      <w:szCs w:val="20"/>
    </w:rPr>
  </w:style>
  <w:style w:type="paragraph" w:customStyle="1" w:styleId="tdBodyB-Column1-Body1">
    <w:name w:val="td_BodyB-Column1-Body1"/>
    <w:rsid w:val="001857D8"/>
    <w:pPr>
      <w:spacing w:after="0" w:line="240" w:lineRule="auto"/>
    </w:pPr>
    <w:rPr>
      <w:rFonts w:ascii="Dax-Regular" w:eastAsia="Dax-Regular" w:hAnsi="Dax-Regular" w:cs="Dax-Regular"/>
      <w:color w:val="6D6E70"/>
      <w:sz w:val="20"/>
      <w:szCs w:val="20"/>
    </w:rPr>
  </w:style>
  <w:style w:type="paragraph" w:customStyle="1" w:styleId="tdBodyA-Column1-Body1">
    <w:name w:val="td_BodyA-Column1-Body1"/>
    <w:rsid w:val="001857D8"/>
    <w:pPr>
      <w:spacing w:after="0" w:line="240" w:lineRule="auto"/>
    </w:pPr>
    <w:rPr>
      <w:rFonts w:ascii="Dax-Regular" w:eastAsia="Dax-Regular" w:hAnsi="Dax-Regular" w:cs="Dax-Regular"/>
      <w:color w:val="6D6E70"/>
      <w:sz w:val="20"/>
      <w:szCs w:val="20"/>
    </w:rPr>
  </w:style>
  <w:style w:type="paragraph" w:styleId="HTMLPreformatted">
    <w:name w:val="HTML Preformatted"/>
    <w:basedOn w:val="Normal"/>
    <w:link w:val="HTMLPreformattedChar"/>
    <w:uiPriority w:val="99"/>
    <w:semiHidden/>
    <w:unhideWhenUsed/>
    <w:rsid w:val="00E641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color w:val="auto"/>
      <w:sz w:val="20"/>
      <w:szCs w:val="20"/>
      <w:lang w:bidi="ar-SA"/>
    </w:rPr>
  </w:style>
  <w:style w:type="character" w:customStyle="1" w:styleId="HTMLPreformattedChar">
    <w:name w:val="HTML Preformatted Char"/>
    <w:basedOn w:val="DefaultParagraphFont"/>
    <w:link w:val="HTMLPreformatted"/>
    <w:uiPriority w:val="99"/>
    <w:semiHidden/>
    <w:rsid w:val="00E6412B"/>
    <w:rPr>
      <w:rFonts w:ascii="Courier New" w:eastAsia="Times New Roman" w:hAnsi="Courier New" w:cs="Courier New"/>
      <w:sz w:val="20"/>
      <w:szCs w:val="20"/>
    </w:rPr>
  </w:style>
  <w:style w:type="character" w:customStyle="1" w:styleId="c">
    <w:name w:val="c"/>
    <w:basedOn w:val="DefaultParagraphFont"/>
    <w:rsid w:val="00E6412B"/>
  </w:style>
  <w:style w:type="character" w:customStyle="1" w:styleId="nt">
    <w:name w:val="nt"/>
    <w:basedOn w:val="DefaultParagraphFont"/>
    <w:rsid w:val="00E6412B"/>
  </w:style>
  <w:style w:type="character" w:customStyle="1" w:styleId="na">
    <w:name w:val="na"/>
    <w:basedOn w:val="DefaultParagraphFont"/>
    <w:rsid w:val="00E6412B"/>
  </w:style>
  <w:style w:type="character" w:customStyle="1" w:styleId="s">
    <w:name w:val="s"/>
    <w:basedOn w:val="DefaultParagraphFont"/>
    <w:rsid w:val="00E6412B"/>
  </w:style>
  <w:style w:type="paragraph" w:styleId="NormalWeb">
    <w:name w:val="Normal (Web)"/>
    <w:basedOn w:val="Normal"/>
    <w:uiPriority w:val="99"/>
    <w:semiHidden/>
    <w:unhideWhenUsed/>
    <w:rsid w:val="00A867BE"/>
    <w:pPr>
      <w:spacing w:before="100" w:beforeAutospacing="1" w:after="100" w:afterAutospacing="1"/>
    </w:pPr>
    <w:rPr>
      <w:rFonts w:ascii="Times New Roman" w:eastAsia="Times New Roman" w:hAnsi="Times New Roman"/>
      <w:color w:val="auto"/>
      <w:szCs w:val="24"/>
      <w:lang w:bidi="ar-SA"/>
    </w:rPr>
  </w:style>
  <w:style w:type="character" w:styleId="HTMLCode">
    <w:name w:val="HTML Code"/>
    <w:basedOn w:val="DefaultParagraphFont"/>
    <w:uiPriority w:val="99"/>
    <w:semiHidden/>
    <w:unhideWhenUsed/>
    <w:rsid w:val="00A867BE"/>
    <w:rPr>
      <w:rFonts w:ascii="Courier New" w:eastAsia="Times New Roman" w:hAnsi="Courier New" w:cs="Courier New"/>
      <w:sz w:val="20"/>
      <w:szCs w:val="20"/>
    </w:rPr>
  </w:style>
  <w:style w:type="character" w:customStyle="1" w:styleId="nx">
    <w:name w:val="nx"/>
    <w:basedOn w:val="DefaultParagraphFont"/>
    <w:rsid w:val="00A867BE"/>
  </w:style>
  <w:style w:type="character" w:customStyle="1" w:styleId="p">
    <w:name w:val="p"/>
    <w:basedOn w:val="DefaultParagraphFont"/>
    <w:rsid w:val="00A867BE"/>
  </w:style>
  <w:style w:type="character" w:customStyle="1" w:styleId="s2">
    <w:name w:val="s2"/>
    <w:basedOn w:val="DefaultParagraphFont"/>
    <w:rsid w:val="00A867BE"/>
  </w:style>
  <w:style w:type="character" w:customStyle="1" w:styleId="kd">
    <w:name w:val="kd"/>
    <w:basedOn w:val="DefaultParagraphFont"/>
    <w:rsid w:val="00A867BE"/>
  </w:style>
  <w:style w:type="character" w:customStyle="1" w:styleId="c1">
    <w:name w:val="c1"/>
    <w:basedOn w:val="DefaultParagraphFont"/>
    <w:rsid w:val="00A867BE"/>
  </w:style>
  <w:style w:type="character" w:customStyle="1" w:styleId="o">
    <w:name w:val="o"/>
    <w:basedOn w:val="DefaultParagraphFont"/>
    <w:rsid w:val="00AE263B"/>
  </w:style>
  <w:style w:type="character" w:customStyle="1" w:styleId="s1">
    <w:name w:val="s1"/>
    <w:basedOn w:val="DefaultParagraphFont"/>
    <w:rsid w:val="00AE263B"/>
  </w:style>
  <w:style w:type="paragraph" w:customStyle="1" w:styleId="Default">
    <w:name w:val="Default"/>
    <w:rsid w:val="00B152FE"/>
    <w:pPr>
      <w:autoSpaceDE w:val="0"/>
      <w:autoSpaceDN w:val="0"/>
      <w:adjustRightInd w:val="0"/>
      <w:spacing w:after="0" w:line="240" w:lineRule="auto"/>
    </w:pPr>
    <w:rPr>
      <w:rFonts w:ascii="Verdana" w:hAnsi="Verdana" w:cs="Verdana"/>
      <w:color w:val="000000"/>
      <w:sz w:val="24"/>
      <w:szCs w:val="24"/>
    </w:rPr>
  </w:style>
  <w:style w:type="paragraph" w:styleId="Revision">
    <w:name w:val="Revision"/>
    <w:hidden/>
    <w:uiPriority w:val="99"/>
    <w:semiHidden/>
    <w:rsid w:val="00DD04D1"/>
    <w:pPr>
      <w:spacing w:after="0" w:line="240" w:lineRule="auto"/>
    </w:pPr>
    <w:rPr>
      <w:rFonts w:ascii="Verdana" w:eastAsia="SimSun" w:hAnsi="Verdana" w:cs="Times New Roman"/>
      <w:color w:val="595959" w:themeColor="text1" w:themeTint="A6"/>
      <w:sz w:val="24"/>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7020851">
      <w:bodyDiv w:val="1"/>
      <w:marLeft w:val="0"/>
      <w:marRight w:val="0"/>
      <w:marTop w:val="0"/>
      <w:marBottom w:val="0"/>
      <w:divBdr>
        <w:top w:val="none" w:sz="0" w:space="0" w:color="auto"/>
        <w:left w:val="none" w:sz="0" w:space="0" w:color="auto"/>
        <w:bottom w:val="none" w:sz="0" w:space="0" w:color="auto"/>
        <w:right w:val="none" w:sz="0" w:space="0" w:color="auto"/>
      </w:divBdr>
      <w:divsChild>
        <w:div w:id="584848893">
          <w:marLeft w:val="0"/>
          <w:marRight w:val="0"/>
          <w:marTop w:val="0"/>
          <w:marBottom w:val="0"/>
          <w:divBdr>
            <w:top w:val="none" w:sz="0" w:space="0" w:color="auto"/>
            <w:left w:val="none" w:sz="0" w:space="0" w:color="auto"/>
            <w:bottom w:val="none" w:sz="0" w:space="0" w:color="auto"/>
            <w:right w:val="none" w:sz="0" w:space="0" w:color="auto"/>
          </w:divBdr>
          <w:divsChild>
            <w:div w:id="1091776139">
              <w:marLeft w:val="0"/>
              <w:marRight w:val="0"/>
              <w:marTop w:val="225"/>
              <w:marBottom w:val="0"/>
              <w:divBdr>
                <w:top w:val="none" w:sz="0" w:space="0" w:color="auto"/>
                <w:left w:val="single" w:sz="36" w:space="11" w:color="F9F9F9"/>
                <w:bottom w:val="none" w:sz="0" w:space="0" w:color="auto"/>
                <w:right w:val="none" w:sz="0" w:space="0" w:color="auto"/>
              </w:divBdr>
            </w:div>
          </w:divsChild>
        </w:div>
      </w:divsChild>
    </w:div>
    <w:div w:id="482816443">
      <w:bodyDiv w:val="1"/>
      <w:marLeft w:val="0"/>
      <w:marRight w:val="0"/>
      <w:marTop w:val="0"/>
      <w:marBottom w:val="0"/>
      <w:divBdr>
        <w:top w:val="none" w:sz="0" w:space="0" w:color="auto"/>
        <w:left w:val="none" w:sz="0" w:space="0" w:color="auto"/>
        <w:bottom w:val="none" w:sz="0" w:space="0" w:color="auto"/>
        <w:right w:val="none" w:sz="0" w:space="0" w:color="auto"/>
      </w:divBdr>
      <w:divsChild>
        <w:div w:id="992875205">
          <w:marLeft w:val="0"/>
          <w:marRight w:val="0"/>
          <w:marTop w:val="0"/>
          <w:marBottom w:val="0"/>
          <w:divBdr>
            <w:top w:val="none" w:sz="0" w:space="0" w:color="auto"/>
            <w:left w:val="none" w:sz="0" w:space="0" w:color="auto"/>
            <w:bottom w:val="none" w:sz="0" w:space="0" w:color="auto"/>
            <w:right w:val="none" w:sz="0" w:space="0" w:color="auto"/>
          </w:divBdr>
          <w:divsChild>
            <w:div w:id="210340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655354">
      <w:bodyDiv w:val="1"/>
      <w:marLeft w:val="0"/>
      <w:marRight w:val="0"/>
      <w:marTop w:val="0"/>
      <w:marBottom w:val="0"/>
      <w:divBdr>
        <w:top w:val="none" w:sz="0" w:space="0" w:color="auto"/>
        <w:left w:val="none" w:sz="0" w:space="0" w:color="auto"/>
        <w:bottom w:val="none" w:sz="0" w:space="0" w:color="auto"/>
        <w:right w:val="none" w:sz="0" w:space="0" w:color="auto"/>
      </w:divBdr>
    </w:div>
    <w:div w:id="941230154">
      <w:bodyDiv w:val="1"/>
      <w:marLeft w:val="0"/>
      <w:marRight w:val="0"/>
      <w:marTop w:val="0"/>
      <w:marBottom w:val="0"/>
      <w:divBdr>
        <w:top w:val="none" w:sz="0" w:space="0" w:color="auto"/>
        <w:left w:val="none" w:sz="0" w:space="0" w:color="auto"/>
        <w:bottom w:val="none" w:sz="0" w:space="0" w:color="auto"/>
        <w:right w:val="none" w:sz="0" w:space="0" w:color="auto"/>
      </w:divBdr>
    </w:div>
    <w:div w:id="1082293678">
      <w:bodyDiv w:val="1"/>
      <w:marLeft w:val="0"/>
      <w:marRight w:val="0"/>
      <w:marTop w:val="0"/>
      <w:marBottom w:val="0"/>
      <w:divBdr>
        <w:top w:val="none" w:sz="0" w:space="0" w:color="auto"/>
        <w:left w:val="none" w:sz="0" w:space="0" w:color="auto"/>
        <w:bottom w:val="none" w:sz="0" w:space="0" w:color="auto"/>
        <w:right w:val="none" w:sz="0" w:space="0" w:color="auto"/>
      </w:divBdr>
    </w:div>
    <w:div w:id="1165434093">
      <w:bodyDiv w:val="1"/>
      <w:marLeft w:val="0"/>
      <w:marRight w:val="0"/>
      <w:marTop w:val="0"/>
      <w:marBottom w:val="0"/>
      <w:divBdr>
        <w:top w:val="none" w:sz="0" w:space="0" w:color="auto"/>
        <w:left w:val="none" w:sz="0" w:space="0" w:color="auto"/>
        <w:bottom w:val="none" w:sz="0" w:space="0" w:color="auto"/>
        <w:right w:val="none" w:sz="0" w:space="0" w:color="auto"/>
      </w:divBdr>
    </w:div>
    <w:div w:id="1506632869">
      <w:bodyDiv w:val="1"/>
      <w:marLeft w:val="0"/>
      <w:marRight w:val="0"/>
      <w:marTop w:val="0"/>
      <w:marBottom w:val="0"/>
      <w:divBdr>
        <w:top w:val="none" w:sz="0" w:space="0" w:color="auto"/>
        <w:left w:val="none" w:sz="0" w:space="0" w:color="auto"/>
        <w:bottom w:val="none" w:sz="0" w:space="0" w:color="auto"/>
        <w:right w:val="none" w:sz="0" w:space="0" w:color="auto"/>
      </w:divBdr>
    </w:div>
    <w:div w:id="1516574817">
      <w:bodyDiv w:val="1"/>
      <w:marLeft w:val="0"/>
      <w:marRight w:val="0"/>
      <w:marTop w:val="0"/>
      <w:marBottom w:val="0"/>
      <w:divBdr>
        <w:top w:val="none" w:sz="0" w:space="0" w:color="auto"/>
        <w:left w:val="none" w:sz="0" w:space="0" w:color="auto"/>
        <w:bottom w:val="none" w:sz="0" w:space="0" w:color="auto"/>
        <w:right w:val="none" w:sz="0" w:space="0" w:color="auto"/>
      </w:divBdr>
    </w:div>
    <w:div w:id="1643656760">
      <w:bodyDiv w:val="1"/>
      <w:marLeft w:val="0"/>
      <w:marRight w:val="0"/>
      <w:marTop w:val="0"/>
      <w:marBottom w:val="0"/>
      <w:divBdr>
        <w:top w:val="none" w:sz="0" w:space="0" w:color="auto"/>
        <w:left w:val="none" w:sz="0" w:space="0" w:color="auto"/>
        <w:bottom w:val="none" w:sz="0" w:space="0" w:color="auto"/>
        <w:right w:val="none" w:sz="0" w:space="0" w:color="auto"/>
      </w:divBdr>
      <w:divsChild>
        <w:div w:id="1894265832">
          <w:marLeft w:val="547"/>
          <w:marRight w:val="0"/>
          <w:marTop w:val="96"/>
          <w:marBottom w:val="0"/>
          <w:divBdr>
            <w:top w:val="none" w:sz="0" w:space="0" w:color="auto"/>
            <w:left w:val="none" w:sz="0" w:space="0" w:color="auto"/>
            <w:bottom w:val="none" w:sz="0" w:space="0" w:color="auto"/>
            <w:right w:val="none" w:sz="0" w:space="0" w:color="auto"/>
          </w:divBdr>
        </w:div>
        <w:div w:id="1815634167">
          <w:marLeft w:val="547"/>
          <w:marRight w:val="0"/>
          <w:marTop w:val="96"/>
          <w:marBottom w:val="0"/>
          <w:divBdr>
            <w:top w:val="none" w:sz="0" w:space="0" w:color="auto"/>
            <w:left w:val="none" w:sz="0" w:space="0" w:color="auto"/>
            <w:bottom w:val="none" w:sz="0" w:space="0" w:color="auto"/>
            <w:right w:val="none" w:sz="0" w:space="0" w:color="auto"/>
          </w:divBdr>
        </w:div>
        <w:div w:id="2028873108">
          <w:marLeft w:val="547"/>
          <w:marRight w:val="0"/>
          <w:marTop w:val="96"/>
          <w:marBottom w:val="0"/>
          <w:divBdr>
            <w:top w:val="none" w:sz="0" w:space="0" w:color="auto"/>
            <w:left w:val="none" w:sz="0" w:space="0" w:color="auto"/>
            <w:bottom w:val="none" w:sz="0" w:space="0" w:color="auto"/>
            <w:right w:val="none" w:sz="0" w:space="0" w:color="auto"/>
          </w:divBdr>
        </w:div>
        <w:div w:id="591281616">
          <w:marLeft w:val="547"/>
          <w:marRight w:val="0"/>
          <w:marTop w:val="96"/>
          <w:marBottom w:val="0"/>
          <w:divBdr>
            <w:top w:val="none" w:sz="0" w:space="0" w:color="auto"/>
            <w:left w:val="none" w:sz="0" w:space="0" w:color="auto"/>
            <w:bottom w:val="none" w:sz="0" w:space="0" w:color="auto"/>
            <w:right w:val="none" w:sz="0" w:space="0" w:color="auto"/>
          </w:divBdr>
        </w:div>
      </w:divsChild>
    </w:div>
    <w:div w:id="1859268125">
      <w:bodyDiv w:val="1"/>
      <w:marLeft w:val="0"/>
      <w:marRight w:val="0"/>
      <w:marTop w:val="0"/>
      <w:marBottom w:val="0"/>
      <w:divBdr>
        <w:top w:val="none" w:sz="0" w:space="0" w:color="auto"/>
        <w:left w:val="none" w:sz="0" w:space="0" w:color="auto"/>
        <w:bottom w:val="none" w:sz="0" w:space="0" w:color="auto"/>
        <w:right w:val="none" w:sz="0" w:space="0" w:color="auto"/>
      </w:divBdr>
    </w:div>
    <w:div w:id="1866206970">
      <w:bodyDiv w:val="1"/>
      <w:marLeft w:val="0"/>
      <w:marRight w:val="0"/>
      <w:marTop w:val="0"/>
      <w:marBottom w:val="0"/>
      <w:divBdr>
        <w:top w:val="none" w:sz="0" w:space="0" w:color="auto"/>
        <w:left w:val="none" w:sz="0" w:space="0" w:color="auto"/>
        <w:bottom w:val="none" w:sz="0" w:space="0" w:color="auto"/>
        <w:right w:val="none" w:sz="0" w:space="0" w:color="auto"/>
      </w:divBdr>
      <w:divsChild>
        <w:div w:id="744300944">
          <w:marLeft w:val="547"/>
          <w:marRight w:val="0"/>
          <w:marTop w:val="96"/>
          <w:marBottom w:val="0"/>
          <w:divBdr>
            <w:top w:val="none" w:sz="0" w:space="0" w:color="auto"/>
            <w:left w:val="none" w:sz="0" w:space="0" w:color="auto"/>
            <w:bottom w:val="none" w:sz="0" w:space="0" w:color="auto"/>
            <w:right w:val="none" w:sz="0" w:space="0" w:color="auto"/>
          </w:divBdr>
        </w:div>
        <w:div w:id="611058462">
          <w:marLeft w:val="547"/>
          <w:marRight w:val="0"/>
          <w:marTop w:val="96"/>
          <w:marBottom w:val="0"/>
          <w:divBdr>
            <w:top w:val="none" w:sz="0" w:space="0" w:color="auto"/>
            <w:left w:val="none" w:sz="0" w:space="0" w:color="auto"/>
            <w:bottom w:val="none" w:sz="0" w:space="0" w:color="auto"/>
            <w:right w:val="none" w:sz="0" w:space="0" w:color="auto"/>
          </w:divBdr>
        </w:div>
        <w:div w:id="679159843">
          <w:marLeft w:val="547"/>
          <w:marRight w:val="0"/>
          <w:marTop w:val="96"/>
          <w:marBottom w:val="0"/>
          <w:divBdr>
            <w:top w:val="none" w:sz="0" w:space="0" w:color="auto"/>
            <w:left w:val="none" w:sz="0" w:space="0" w:color="auto"/>
            <w:bottom w:val="none" w:sz="0" w:space="0" w:color="auto"/>
            <w:right w:val="none" w:sz="0" w:space="0" w:color="auto"/>
          </w:divBdr>
        </w:div>
        <w:div w:id="1761026578">
          <w:marLeft w:val="547"/>
          <w:marRight w:val="0"/>
          <w:marTop w:val="96"/>
          <w:marBottom w:val="0"/>
          <w:divBdr>
            <w:top w:val="none" w:sz="0" w:space="0" w:color="auto"/>
            <w:left w:val="none" w:sz="0" w:space="0" w:color="auto"/>
            <w:bottom w:val="none" w:sz="0" w:space="0" w:color="auto"/>
            <w:right w:val="none" w:sz="0" w:space="0" w:color="auto"/>
          </w:divBdr>
        </w:div>
        <w:div w:id="623006235">
          <w:marLeft w:val="547"/>
          <w:marRight w:val="0"/>
          <w:marTop w:val="9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6.emf"/><Relationship Id="rId3" Type="http://schemas.openxmlformats.org/officeDocument/2006/relationships/styles" Target="styles.xml"/><Relationship Id="rId21" Type="http://schemas.openxmlformats.org/officeDocument/2006/relationships/image" Target="media/image9.emf"/><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emf"/><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7.emf"/><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3.xml"/><Relationship Id="rId22" Type="http://schemas.openxmlformats.org/officeDocument/2006/relationships/header" Target="header3.xml"/></Relationships>
</file>

<file path=word/_rels/footer3.xml.rels><?xml version="1.0" encoding="UTF-8" standalone="yes"?>
<Relationships xmlns="http://schemas.openxmlformats.org/package/2006/relationships"><Relationship Id="rId1"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ctsa\My%20Documents\IPVS-Barco_Doc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BAE5FB-FDFB-4C45-87BE-AC92DFC039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IPVS-Barco_Doc_Template.dotx</Template>
  <TotalTime>3536</TotalTime>
  <Pages>1</Pages>
  <Words>5378</Words>
  <Characters>30660</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35967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Tsafos, Chris</dc:creator>
  <cp:lastModifiedBy>Zaun, James</cp:lastModifiedBy>
  <cp:revision>48</cp:revision>
  <cp:lastPrinted>2014-09-22T14:14:00Z</cp:lastPrinted>
  <dcterms:created xsi:type="dcterms:W3CDTF">2014-06-04T22:25:00Z</dcterms:created>
  <dcterms:modified xsi:type="dcterms:W3CDTF">2014-09-22T14:15:00Z</dcterms:modified>
</cp:coreProperties>
</file>